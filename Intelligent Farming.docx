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00" w:before="500" w:line="240" w:lineRule="auto"/>
        <w:rPr>
          <w:rFonts w:ascii="Montserrat" w:cs="Montserrat" w:eastAsia="Montserrat" w:hAnsi="Montserrat"/>
          <w:b w:val="1"/>
          <w:color w:val="434343"/>
          <w:sz w:val="32"/>
          <w:szCs w:val="32"/>
        </w:rPr>
      </w:pPr>
      <w:bookmarkStart w:colFirst="0" w:colLast="0" w:name="_5mi66c8wpegh" w:id="0"/>
      <w:bookmarkEnd w:id="0"/>
      <w:r w:rsidDel="00000000" w:rsidR="00000000" w:rsidRPr="00000000">
        <w:rPr>
          <w:rFonts w:ascii="Montserrat" w:cs="Montserrat" w:eastAsia="Montserrat" w:hAnsi="Montserrat"/>
          <w:b w:val="1"/>
          <w:color w:val="434343"/>
          <w:sz w:val="32"/>
          <w:szCs w:val="32"/>
          <w:rtl w:val="0"/>
        </w:rPr>
        <w:t xml:space="preserve">Problem Statement &amp; Objectives</w:t>
      </w:r>
    </w:p>
    <w:p w:rsidR="00000000" w:rsidDel="00000000" w:rsidP="00000000" w:rsidRDefault="00000000" w:rsidRPr="00000000" w14:paraId="00000002">
      <w:pPr>
        <w:pStyle w:val="Heading2"/>
        <w:rPr>
          <w:sz w:val="28"/>
          <w:szCs w:val="28"/>
        </w:rPr>
      </w:pPr>
      <w:bookmarkStart w:colFirst="0" w:colLast="0" w:name="_3kqtl1himepf" w:id="1"/>
      <w:bookmarkEnd w:id="1"/>
      <w:r w:rsidDel="00000000" w:rsidR="00000000" w:rsidRPr="00000000">
        <w:rPr>
          <w:sz w:val="28"/>
          <w:szCs w:val="28"/>
          <w:rtl w:val="0"/>
        </w:rPr>
        <w:t xml:space="preserve">Problems</w:t>
      </w:r>
    </w:p>
    <w:p w:rsidR="00000000" w:rsidDel="00000000" w:rsidP="00000000" w:rsidRDefault="00000000" w:rsidRPr="00000000" w14:paraId="00000003">
      <w:pP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1. Manual &amp; Unstructured Visit Planning</w:t>
      </w:r>
    </w:p>
    <w:p w:rsidR="00000000" w:rsidDel="00000000" w:rsidP="00000000" w:rsidRDefault="00000000" w:rsidRPr="00000000" w14:paraId="00000004">
      <w:pPr>
        <w:rPr>
          <w:rFonts w:ascii="Source Sans Pro" w:cs="Source Sans Pro" w:eastAsia="Source Sans Pro" w:hAnsi="Source Sans Pro"/>
          <w:i w:val="1"/>
          <w:color w:val="434343"/>
        </w:rPr>
      </w:pPr>
      <w:r w:rsidDel="00000000" w:rsidR="00000000" w:rsidRPr="00000000">
        <w:rPr>
          <w:rFonts w:ascii="Source Sans Pro" w:cs="Source Sans Pro" w:eastAsia="Source Sans Pro" w:hAnsi="Source Sans Pro"/>
          <w:color w:val="cc0000"/>
          <w:rtl w:val="0"/>
        </w:rPr>
        <w:t xml:space="preserve">    User Problem: </w:t>
      </w:r>
      <w:r w:rsidDel="00000000" w:rsidR="00000000" w:rsidRPr="00000000">
        <w:rPr>
          <w:rFonts w:ascii="Source Sans Pro" w:cs="Source Sans Pro" w:eastAsia="Source Sans Pro" w:hAnsi="Source Sans Pro"/>
          <w:color w:val="434343"/>
          <w:rtl w:val="0"/>
        </w:rPr>
        <w:t xml:space="preserve">Manual visit planning is time-consuming, reactive and leads to process inefficiencies.</w:t>
      </w:r>
      <w:r w:rsidDel="00000000" w:rsidR="00000000" w:rsidRPr="00000000">
        <w:rPr>
          <w:rtl w:val="0"/>
        </w:rPr>
      </w:r>
    </w:p>
    <w:p w:rsidR="00000000" w:rsidDel="00000000" w:rsidP="00000000" w:rsidRDefault="00000000" w:rsidRPr="00000000" w14:paraId="00000005">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w:t>
      </w:r>
      <w:r w:rsidDel="00000000" w:rsidR="00000000" w:rsidRPr="00000000">
        <w:rPr>
          <w:rFonts w:ascii="Source Sans Pro" w:cs="Source Sans Pro" w:eastAsia="Source Sans Pro" w:hAnsi="Source Sans Pro"/>
          <w:color w:val="cc0000"/>
          <w:rtl w:val="0"/>
        </w:rPr>
        <w:t xml:space="preserve">  Pain Points:</w:t>
      </w:r>
      <w:r w:rsidDel="00000000" w:rsidR="00000000" w:rsidRPr="00000000">
        <w:rPr>
          <w:rtl w:val="0"/>
        </w:rPr>
      </w:r>
    </w:p>
    <w:p w:rsidR="00000000" w:rsidDel="00000000" w:rsidP="00000000" w:rsidRDefault="00000000" w:rsidRPr="00000000" w14:paraId="00000006">
      <w:pPr>
        <w:numPr>
          <w:ilvl w:val="0"/>
          <w:numId w:val="32"/>
        </w:numPr>
        <w:ind w:left="720" w:hanging="360"/>
      </w:pPr>
      <w:r w:rsidDel="00000000" w:rsidR="00000000" w:rsidRPr="00000000">
        <w:rPr>
          <w:rFonts w:ascii="Source Sans Pro" w:cs="Source Sans Pro" w:eastAsia="Source Sans Pro" w:hAnsi="Source Sans Pro"/>
          <w:color w:val="434343"/>
          <w:rtl w:val="0"/>
        </w:rPr>
        <w:t xml:space="preserve">City Heads/ASMs assign doctors via WhatsApp groups with </w:t>
      </w:r>
      <w:r w:rsidDel="00000000" w:rsidR="00000000" w:rsidRPr="00000000">
        <w:rPr>
          <w:rFonts w:ascii="Source Sans Pro" w:cs="Source Sans Pro" w:eastAsia="Source Sans Pro" w:hAnsi="Source Sans Pro"/>
          <w:b w:val="1"/>
          <w:color w:val="434343"/>
          <w:rtl w:val="0"/>
        </w:rPr>
        <w:t xml:space="preserve">no structured schedule, </w:t>
      </w:r>
      <w:r w:rsidDel="00000000" w:rsidR="00000000" w:rsidRPr="00000000">
        <w:rPr>
          <w:rFonts w:ascii="Source Sans Pro" w:cs="Source Sans Pro" w:eastAsia="Source Sans Pro" w:hAnsi="Source Sans Pro"/>
          <w:color w:val="434343"/>
          <w:rtl w:val="0"/>
        </w:rPr>
        <w:t xml:space="preserve">which farmers track</w:t>
      </w:r>
    </w:p>
    <w:p w:rsidR="00000000" w:rsidDel="00000000" w:rsidP="00000000" w:rsidRDefault="00000000" w:rsidRPr="00000000" w14:paraId="00000007">
      <w:pPr>
        <w:numPr>
          <w:ilvl w:val="0"/>
          <w:numId w:val="32"/>
        </w:numPr>
        <w:ind w:left="720" w:hanging="360"/>
      </w:pPr>
      <w:r w:rsidDel="00000000" w:rsidR="00000000" w:rsidRPr="00000000">
        <w:rPr>
          <w:rFonts w:ascii="Source Sans Pro" w:cs="Source Sans Pro" w:eastAsia="Source Sans Pro" w:hAnsi="Source Sans Pro"/>
          <w:color w:val="434343"/>
          <w:rtl w:val="0"/>
        </w:rPr>
        <w:t xml:space="preserve">Farmers decide their own visit timings within the week, leading to </w:t>
      </w:r>
      <w:r w:rsidDel="00000000" w:rsidR="00000000" w:rsidRPr="00000000">
        <w:rPr>
          <w:rFonts w:ascii="Source Sans Pro" w:cs="Source Sans Pro" w:eastAsia="Source Sans Pro" w:hAnsi="Source Sans Pro"/>
          <w:b w:val="1"/>
          <w:color w:val="434343"/>
          <w:rtl w:val="0"/>
        </w:rPr>
        <w:t xml:space="preserve">inconsistent follow-ups &amp; engagement</w:t>
      </w:r>
    </w:p>
    <w:p w:rsidR="00000000" w:rsidDel="00000000" w:rsidP="00000000" w:rsidRDefault="00000000" w:rsidRPr="00000000" w14:paraId="00000008">
      <w:pPr>
        <w:numPr>
          <w:ilvl w:val="0"/>
          <w:numId w:val="32"/>
        </w:numPr>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No prioritisation based on </w:t>
      </w:r>
      <w:r w:rsidDel="00000000" w:rsidR="00000000" w:rsidRPr="00000000">
        <w:rPr>
          <w:rFonts w:ascii="Source Sans Pro" w:cs="Source Sans Pro" w:eastAsia="Source Sans Pro" w:hAnsi="Source Sans Pro"/>
          <w:b w:val="1"/>
          <w:color w:val="434343"/>
          <w:rtl w:val="0"/>
        </w:rPr>
        <w:t xml:space="preserve">risk of churn or potential</w:t>
      </w:r>
      <w:r w:rsidDel="00000000" w:rsidR="00000000" w:rsidRPr="00000000">
        <w:rPr>
          <w:rFonts w:ascii="Source Sans Pro" w:cs="Source Sans Pro" w:eastAsia="Source Sans Pro" w:hAnsi="Source Sans Pro"/>
          <w:color w:val="434343"/>
          <w:rtl w:val="0"/>
        </w:rPr>
        <w:t xml:space="preserve"> to grow business - Left to individual’s decision</w:t>
      </w:r>
    </w:p>
    <w:p w:rsidR="00000000" w:rsidDel="00000000" w:rsidP="00000000" w:rsidRDefault="00000000" w:rsidRPr="00000000" w14:paraId="00000009">
      <w:pPr>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00A">
      <w:pP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2. Lack of Doctor Context During Visits</w:t>
      </w:r>
    </w:p>
    <w:p w:rsidR="00000000" w:rsidDel="00000000" w:rsidP="00000000" w:rsidRDefault="00000000" w:rsidRPr="00000000" w14:paraId="0000000B">
      <w:pPr>
        <w:rPr>
          <w:rFonts w:ascii="Source Sans Pro" w:cs="Source Sans Pro" w:eastAsia="Source Sans Pro" w:hAnsi="Source Sans Pro"/>
          <w:i w:val="1"/>
          <w:color w:val="434343"/>
        </w:rPr>
      </w:pPr>
      <w:r w:rsidDel="00000000" w:rsidR="00000000" w:rsidRPr="00000000">
        <w:rPr>
          <w:rFonts w:ascii="Source Sans Pro" w:cs="Source Sans Pro" w:eastAsia="Source Sans Pro" w:hAnsi="Source Sans Pro"/>
          <w:color w:val="434343"/>
          <w:rtl w:val="0"/>
        </w:rPr>
        <w:t xml:space="preserve">  </w:t>
      </w:r>
      <w:r w:rsidDel="00000000" w:rsidR="00000000" w:rsidRPr="00000000">
        <w:rPr>
          <w:rFonts w:ascii="Source Sans Pro" w:cs="Source Sans Pro" w:eastAsia="Source Sans Pro" w:hAnsi="Source Sans Pro"/>
          <w:color w:val="cc0000"/>
          <w:rtl w:val="0"/>
        </w:rPr>
        <w:t xml:space="preserve"> User Problem</w:t>
      </w:r>
      <w:r w:rsidDel="00000000" w:rsidR="00000000" w:rsidRPr="00000000">
        <w:rPr>
          <w:rFonts w:ascii="Source Sans Pro" w:cs="Source Sans Pro" w:eastAsia="Source Sans Pro" w:hAnsi="Source Sans Pro"/>
          <w:color w:val="434343"/>
          <w:rtl w:val="0"/>
        </w:rPr>
        <w:t xml:space="preserve">: Farmers lack insights, key account info, recent queries during visits, leading to ineffective conversations.</w:t>
      </w:r>
      <w:r w:rsidDel="00000000" w:rsidR="00000000" w:rsidRPr="00000000">
        <w:rPr>
          <w:rtl w:val="0"/>
        </w:rPr>
      </w:r>
    </w:p>
    <w:p w:rsidR="00000000" w:rsidDel="00000000" w:rsidP="00000000" w:rsidRDefault="00000000" w:rsidRPr="00000000" w14:paraId="0000000C">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w:t>
      </w:r>
      <w:r w:rsidDel="00000000" w:rsidR="00000000" w:rsidRPr="00000000">
        <w:rPr>
          <w:rFonts w:ascii="Source Sans Pro" w:cs="Source Sans Pro" w:eastAsia="Source Sans Pro" w:hAnsi="Source Sans Pro"/>
          <w:color w:val="cc0000"/>
          <w:rtl w:val="0"/>
        </w:rPr>
        <w:t xml:space="preserve"> Pain Points:</w:t>
      </w:r>
      <w:r w:rsidDel="00000000" w:rsidR="00000000" w:rsidRPr="00000000">
        <w:rPr>
          <w:rtl w:val="0"/>
        </w:rPr>
      </w:r>
    </w:p>
    <w:p w:rsidR="00000000" w:rsidDel="00000000" w:rsidP="00000000" w:rsidRDefault="00000000" w:rsidRPr="00000000" w14:paraId="0000000D">
      <w:pPr>
        <w:numPr>
          <w:ilvl w:val="0"/>
          <w:numId w:val="25"/>
        </w:numPr>
        <w:ind w:left="720" w:hanging="360"/>
      </w:pPr>
      <w:r w:rsidDel="00000000" w:rsidR="00000000" w:rsidRPr="00000000">
        <w:rPr>
          <w:rFonts w:ascii="Source Sans Pro" w:cs="Source Sans Pro" w:eastAsia="Source Sans Pro" w:hAnsi="Source Sans Pro"/>
          <w:color w:val="434343"/>
          <w:rtl w:val="0"/>
        </w:rPr>
        <w:t xml:space="preserve">No easy &amp; quick access to basic </w:t>
      </w:r>
      <w:r w:rsidDel="00000000" w:rsidR="00000000" w:rsidRPr="00000000">
        <w:rPr>
          <w:rFonts w:ascii="Source Sans Pro" w:cs="Source Sans Pro" w:eastAsia="Source Sans Pro" w:hAnsi="Source Sans Pro"/>
          <w:b w:val="1"/>
          <w:color w:val="434343"/>
          <w:rtl w:val="0"/>
        </w:rPr>
        <w:t xml:space="preserve">doctor account-level information</w:t>
      </w:r>
      <w:r w:rsidDel="00000000" w:rsidR="00000000" w:rsidRPr="00000000">
        <w:rPr>
          <w:rFonts w:ascii="Source Sans Pro" w:cs="Source Sans Pro" w:eastAsia="Source Sans Pro" w:hAnsi="Source Sans Pro"/>
          <w:color w:val="434343"/>
          <w:rtl w:val="0"/>
        </w:rPr>
        <w:t xml:space="preserve"> (e.g., total orders placed, earnings generated, app adoption, trends).</w:t>
      </w:r>
    </w:p>
    <w:p w:rsidR="00000000" w:rsidDel="00000000" w:rsidP="00000000" w:rsidRDefault="00000000" w:rsidRPr="00000000" w14:paraId="0000000E">
      <w:pPr>
        <w:numPr>
          <w:ilvl w:val="0"/>
          <w:numId w:val="25"/>
        </w:numPr>
        <w:ind w:left="720" w:hanging="360"/>
      </w:pPr>
      <w:r w:rsidDel="00000000" w:rsidR="00000000" w:rsidRPr="00000000">
        <w:rPr>
          <w:rFonts w:ascii="Source Sans Pro" w:cs="Source Sans Pro" w:eastAsia="Source Sans Pro" w:hAnsi="Source Sans Pro"/>
          <w:color w:val="434343"/>
          <w:rtl w:val="0"/>
        </w:rPr>
        <w:t xml:space="preserve">Unable to personalize conversations or pitch based on the doctor’s </w:t>
      </w:r>
      <w:r w:rsidDel="00000000" w:rsidR="00000000" w:rsidRPr="00000000">
        <w:rPr>
          <w:rFonts w:ascii="Source Sans Pro" w:cs="Source Sans Pro" w:eastAsia="Source Sans Pro" w:hAnsi="Source Sans Pro"/>
          <w:b w:val="1"/>
          <w:color w:val="434343"/>
          <w:rtl w:val="0"/>
        </w:rPr>
        <w:t xml:space="preserve">past behavior or potential</w:t>
      </w:r>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0F">
      <w:pPr>
        <w:numPr>
          <w:ilvl w:val="0"/>
          <w:numId w:val="25"/>
        </w:numPr>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Farmers are caught off-guard when doctors enquire about their </w:t>
      </w:r>
      <w:r w:rsidDel="00000000" w:rsidR="00000000" w:rsidRPr="00000000">
        <w:rPr>
          <w:rFonts w:ascii="Source Sans Pro" w:cs="Source Sans Pro" w:eastAsia="Source Sans Pro" w:hAnsi="Source Sans Pro"/>
          <w:b w:val="1"/>
          <w:color w:val="434343"/>
          <w:rtl w:val="0"/>
        </w:rPr>
        <w:t xml:space="preserve">queries already raised with support</w:t>
      </w:r>
    </w:p>
    <w:p w:rsidR="00000000" w:rsidDel="00000000" w:rsidP="00000000" w:rsidRDefault="00000000" w:rsidRPr="00000000" w14:paraId="00000010">
      <w:pPr>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011">
      <w:pP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3. Limited Visibility &amp; Tracking for Leadership</w:t>
      </w:r>
    </w:p>
    <w:p w:rsidR="00000000" w:rsidDel="00000000" w:rsidP="00000000" w:rsidRDefault="00000000" w:rsidRPr="00000000" w14:paraId="00000012">
      <w:pPr>
        <w:rPr>
          <w:rFonts w:ascii="Source Sans Pro" w:cs="Source Sans Pro" w:eastAsia="Source Sans Pro" w:hAnsi="Source Sans Pro"/>
          <w:i w:val="1"/>
          <w:color w:val="434343"/>
        </w:rPr>
      </w:pPr>
      <w:r w:rsidDel="00000000" w:rsidR="00000000" w:rsidRPr="00000000">
        <w:rPr>
          <w:rFonts w:ascii="Source Sans Pro" w:cs="Source Sans Pro" w:eastAsia="Source Sans Pro" w:hAnsi="Source Sans Pro"/>
          <w:color w:val="cc0000"/>
          <w:rtl w:val="0"/>
        </w:rPr>
        <w:t xml:space="preserve">   User Problem</w:t>
      </w:r>
      <w:r w:rsidDel="00000000" w:rsidR="00000000" w:rsidRPr="00000000">
        <w:rPr>
          <w:rFonts w:ascii="Source Sans Pro" w:cs="Source Sans Pro" w:eastAsia="Source Sans Pro" w:hAnsi="Source Sans Pro"/>
          <w:color w:val="434343"/>
          <w:rtl w:val="0"/>
        </w:rPr>
        <w:t xml:space="preserve">: City leads and ASMs lack real-time visibility into visit completion and meeting effectiveness. </w:t>
      </w:r>
      <w:r w:rsidDel="00000000" w:rsidR="00000000" w:rsidRPr="00000000">
        <w:rPr>
          <w:rtl w:val="0"/>
        </w:rPr>
      </w:r>
    </w:p>
    <w:p w:rsidR="00000000" w:rsidDel="00000000" w:rsidP="00000000" w:rsidRDefault="00000000" w:rsidRPr="00000000" w14:paraId="00000013">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w:t>
      </w:r>
      <w:r w:rsidDel="00000000" w:rsidR="00000000" w:rsidRPr="00000000">
        <w:rPr>
          <w:rFonts w:ascii="Source Sans Pro" w:cs="Source Sans Pro" w:eastAsia="Source Sans Pro" w:hAnsi="Source Sans Pro"/>
          <w:color w:val="cc0000"/>
          <w:rtl w:val="0"/>
        </w:rPr>
        <w:t xml:space="preserve"> Pain Points</w:t>
      </w:r>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14">
      <w:pPr>
        <w:numPr>
          <w:ilvl w:val="0"/>
          <w:numId w:val="30"/>
        </w:numPr>
        <w:ind w:left="720" w:hanging="360"/>
      </w:pPr>
      <w:r w:rsidDel="00000000" w:rsidR="00000000" w:rsidRPr="00000000">
        <w:rPr>
          <w:rFonts w:ascii="Source Sans Pro" w:cs="Source Sans Pro" w:eastAsia="Source Sans Pro" w:hAnsi="Source Sans Pro"/>
          <w:color w:val="434343"/>
          <w:rtl w:val="0"/>
        </w:rPr>
        <w:t xml:space="preserve">Meeting </w:t>
      </w:r>
      <w:r w:rsidDel="00000000" w:rsidR="00000000" w:rsidRPr="00000000">
        <w:rPr>
          <w:rFonts w:ascii="Source Sans Pro" w:cs="Source Sans Pro" w:eastAsia="Source Sans Pro" w:hAnsi="Source Sans Pro"/>
          <w:b w:val="1"/>
          <w:color w:val="434343"/>
          <w:rtl w:val="0"/>
        </w:rPr>
        <w:t xml:space="preserve">completion is reviewed retrospectively</w:t>
      </w:r>
      <w:r w:rsidDel="00000000" w:rsidR="00000000" w:rsidRPr="00000000">
        <w:rPr>
          <w:rFonts w:ascii="Source Sans Pro" w:cs="Source Sans Pro" w:eastAsia="Source Sans Pro" w:hAnsi="Source Sans Pro"/>
          <w:color w:val="434343"/>
          <w:rtl w:val="0"/>
        </w:rPr>
        <w:t xml:space="preserve"> via weekly Lystloc exports, without any real-time/previous day’s visibility or alerts.</w:t>
      </w:r>
    </w:p>
    <w:p w:rsidR="00000000" w:rsidDel="00000000" w:rsidP="00000000" w:rsidRDefault="00000000" w:rsidRPr="00000000" w14:paraId="00000015">
      <w:pPr>
        <w:numPr>
          <w:ilvl w:val="0"/>
          <w:numId w:val="30"/>
        </w:numPr>
        <w:ind w:left="720" w:hanging="360"/>
      </w:pPr>
      <w:r w:rsidDel="00000000" w:rsidR="00000000" w:rsidRPr="00000000">
        <w:rPr>
          <w:rFonts w:ascii="Source Sans Pro" w:cs="Source Sans Pro" w:eastAsia="Source Sans Pro" w:hAnsi="Source Sans Pro"/>
          <w:b w:val="1"/>
          <w:color w:val="434343"/>
          <w:rtl w:val="0"/>
        </w:rPr>
        <w:t xml:space="preserve">Feedback</w:t>
      </w:r>
      <w:r w:rsidDel="00000000" w:rsidR="00000000" w:rsidRPr="00000000">
        <w:rPr>
          <w:rFonts w:ascii="Source Sans Pro" w:cs="Source Sans Pro" w:eastAsia="Source Sans Pro" w:hAnsi="Source Sans Pro"/>
          <w:color w:val="434343"/>
          <w:rtl w:val="0"/>
        </w:rPr>
        <w:t xml:space="preserve"> from visits are captured in Lystloc check-out forms, which remain in static sheets—no accessible meeting history or insights.</w:t>
      </w:r>
    </w:p>
    <w:p w:rsidR="00000000" w:rsidDel="00000000" w:rsidP="00000000" w:rsidRDefault="00000000" w:rsidRPr="00000000" w14:paraId="00000016">
      <w:pPr>
        <w:numPr>
          <w:ilvl w:val="0"/>
          <w:numId w:val="30"/>
        </w:numPr>
        <w:ind w:left="720" w:hanging="360"/>
      </w:pPr>
      <w:r w:rsidDel="00000000" w:rsidR="00000000" w:rsidRPr="00000000">
        <w:rPr>
          <w:rFonts w:ascii="Source Sans Pro" w:cs="Source Sans Pro" w:eastAsia="Source Sans Pro" w:hAnsi="Source Sans Pro"/>
          <w:color w:val="434343"/>
          <w:rtl w:val="0"/>
        </w:rPr>
        <w:t xml:space="preserve">Currently a </w:t>
      </w:r>
      <w:r w:rsidDel="00000000" w:rsidR="00000000" w:rsidRPr="00000000">
        <w:rPr>
          <w:rFonts w:ascii="Source Sans Pro" w:cs="Source Sans Pro" w:eastAsia="Source Sans Pro" w:hAnsi="Source Sans Pro"/>
          <w:b w:val="1"/>
          <w:color w:val="434343"/>
          <w:rtl w:val="0"/>
        </w:rPr>
        <w:t xml:space="preserve">5 step manual process</w:t>
      </w:r>
      <w:r w:rsidDel="00000000" w:rsidR="00000000" w:rsidRPr="00000000">
        <w:rPr>
          <w:rFonts w:ascii="Source Sans Pro" w:cs="Source Sans Pro" w:eastAsia="Source Sans Pro" w:hAnsi="Source Sans Pro"/>
          <w:color w:val="434343"/>
          <w:rtl w:val="0"/>
        </w:rPr>
        <w:t xml:space="preserve"> for leads to ensure all assigned doctors were met within the week.</w:t>
      </w:r>
    </w:p>
    <w:p w:rsidR="00000000" w:rsidDel="00000000" w:rsidP="00000000" w:rsidRDefault="00000000" w:rsidRPr="00000000" w14:paraId="00000017">
      <w:pPr>
        <w:numPr>
          <w:ilvl w:val="0"/>
          <w:numId w:val="30"/>
        </w:numPr>
        <w:ind w:left="720" w:hanging="360"/>
      </w:pPr>
      <w:r w:rsidDel="00000000" w:rsidR="00000000" w:rsidRPr="00000000">
        <w:rPr>
          <w:rFonts w:ascii="Source Sans Pro" w:cs="Source Sans Pro" w:eastAsia="Source Sans Pro" w:hAnsi="Source Sans Pro"/>
          <w:color w:val="434343"/>
          <w:rtl w:val="0"/>
        </w:rPr>
        <w:t xml:space="preserve">Leadership cannot easily analyze performance patterns, missed visits, or recurring issues in field execution.</w:t>
      </w:r>
      <w:r w:rsidDel="00000000" w:rsidR="00000000" w:rsidRPr="00000000">
        <w:rPr>
          <w:rtl w:val="0"/>
        </w:rPr>
      </w:r>
    </w:p>
    <w:p w:rsidR="00000000" w:rsidDel="00000000" w:rsidP="00000000" w:rsidRDefault="00000000" w:rsidRPr="00000000" w14:paraId="00000018">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9">
      <w:pPr>
        <w:pStyle w:val="Heading2"/>
        <w:spacing w:after="200" w:before="200" w:line="240" w:lineRule="auto"/>
        <w:rPr>
          <w:rFonts w:ascii="Source Sans Pro" w:cs="Source Sans Pro" w:eastAsia="Source Sans Pro" w:hAnsi="Source Sans Pro"/>
          <w:color w:val="434343"/>
          <w:sz w:val="28"/>
          <w:szCs w:val="28"/>
        </w:rPr>
      </w:pPr>
      <w:bookmarkStart w:colFirst="0" w:colLast="0" w:name="_dfbnl2sgsznq" w:id="2"/>
      <w:bookmarkEnd w:id="2"/>
      <w:r w:rsidDel="00000000" w:rsidR="00000000" w:rsidRPr="00000000">
        <w:rPr>
          <w:rFonts w:ascii="Source Sans Pro" w:cs="Source Sans Pro" w:eastAsia="Source Sans Pro" w:hAnsi="Source Sans Pro"/>
          <w:color w:val="434343"/>
          <w:sz w:val="28"/>
          <w:szCs w:val="28"/>
          <w:rtl w:val="0"/>
        </w:rPr>
        <w:t xml:space="preserve">Objectives</w:t>
      </w:r>
    </w:p>
    <w:p w:rsidR="00000000" w:rsidDel="00000000" w:rsidP="00000000" w:rsidRDefault="00000000" w:rsidRPr="00000000" w14:paraId="0000001A">
      <w:pPr>
        <w:numPr>
          <w:ilvl w:val="0"/>
          <w:numId w:val="23"/>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color w:val="434343"/>
          <w:rtl w:val="0"/>
        </w:rPr>
        <w:t xml:space="preserve">Reducing manual effort </w:t>
      </w:r>
      <w:r w:rsidDel="00000000" w:rsidR="00000000" w:rsidRPr="00000000">
        <w:rPr>
          <w:rFonts w:ascii="Source Sans Pro" w:cs="Source Sans Pro" w:eastAsia="Source Sans Pro" w:hAnsi="Source Sans Pro"/>
          <w:color w:val="434343"/>
          <w:rtl w:val="0"/>
        </w:rPr>
        <w:t xml:space="preserve">&amp; Automate visit planning with intelligent, prioritised task assignments. </w:t>
      </w:r>
      <w:r w:rsidDel="00000000" w:rsidR="00000000" w:rsidRPr="00000000">
        <w:rPr>
          <w:rFonts w:ascii="Source Sans Pro" w:cs="Source Sans Pro" w:eastAsia="Source Sans Pro" w:hAnsi="Source Sans Pro"/>
          <w:color w:val="38761d"/>
          <w:rtl w:val="0"/>
        </w:rPr>
        <w:t xml:space="preserve">(Savings in terms of manhours)</w:t>
        <w:br w:type="textWrapping"/>
      </w:r>
    </w:p>
    <w:p w:rsidR="00000000" w:rsidDel="00000000" w:rsidP="00000000" w:rsidRDefault="00000000" w:rsidRPr="00000000" w14:paraId="0000001B">
      <w:pPr>
        <w:numPr>
          <w:ilvl w:val="0"/>
          <w:numId w:val="23"/>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color w:val="434343"/>
          <w:rtl w:val="0"/>
        </w:rPr>
        <w:t xml:space="preserve">Introducing prioritisation </w:t>
      </w:r>
      <w:r w:rsidDel="00000000" w:rsidR="00000000" w:rsidRPr="00000000">
        <w:rPr>
          <w:rFonts w:ascii="Source Sans Pro" w:cs="Source Sans Pro" w:eastAsia="Source Sans Pro" w:hAnsi="Source Sans Pro"/>
          <w:color w:val="434343"/>
          <w:rtl w:val="0"/>
        </w:rPr>
        <w:t xml:space="preserve">basis the increasing risk of churn (AR7 &amp; AR40) as well as potential of business growth from from power users (</w:t>
      </w:r>
      <w:r w:rsidDel="00000000" w:rsidR="00000000" w:rsidRPr="00000000">
        <w:rPr>
          <w:rFonts w:ascii="Source Sans Pro" w:cs="Source Sans Pro" w:eastAsia="Source Sans Pro" w:hAnsi="Source Sans Pro"/>
          <w:color w:val="38761d"/>
          <w:rtl w:val="0"/>
        </w:rPr>
        <w:t xml:space="preserve">Reduced AR7 &amp; AR40 buckets, increasing business from power users)</w:t>
        <w:br w:type="textWrapping"/>
      </w:r>
      <w:r w:rsidDel="00000000" w:rsidR="00000000" w:rsidRPr="00000000">
        <w:rPr>
          <w:rtl w:val="0"/>
        </w:rPr>
      </w:r>
    </w:p>
    <w:p w:rsidR="00000000" w:rsidDel="00000000" w:rsidP="00000000" w:rsidRDefault="00000000" w:rsidRPr="00000000" w14:paraId="0000001C">
      <w:pPr>
        <w:numPr>
          <w:ilvl w:val="0"/>
          <w:numId w:val="23"/>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color w:val="434343"/>
          <w:rtl w:val="0"/>
        </w:rPr>
        <w:t xml:space="preserve">Equipping farmers with relevant account-level insights</w:t>
      </w:r>
      <w:r w:rsidDel="00000000" w:rsidR="00000000" w:rsidRPr="00000000">
        <w:rPr>
          <w:rFonts w:ascii="Source Sans Pro" w:cs="Source Sans Pro" w:eastAsia="Source Sans Pro" w:hAnsi="Source Sans Pro"/>
          <w:color w:val="434343"/>
          <w:rtl w:val="0"/>
        </w:rPr>
        <w:t xml:space="preserve">  at the point of visit along with details of queries that doctor had recently raised with support, to drive more impactful conversations and build stronger doctor relationships (</w:t>
      </w:r>
      <w:r w:rsidDel="00000000" w:rsidR="00000000" w:rsidRPr="00000000">
        <w:rPr>
          <w:rFonts w:ascii="Source Sans Pro" w:cs="Source Sans Pro" w:eastAsia="Source Sans Pro" w:hAnsi="Source Sans Pro"/>
          <w:color w:val="38761d"/>
          <w:rtl w:val="0"/>
        </w:rPr>
        <w:t xml:space="preserve">Improve Saved% from AR40/AR7 segments)</w:t>
      </w:r>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1D">
      <w:pPr>
        <w:ind w:left="720" w:firstLine="0"/>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01E">
      <w:pPr>
        <w:numPr>
          <w:ilvl w:val="0"/>
          <w:numId w:val="23"/>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color w:val="434343"/>
          <w:rtl w:val="0"/>
        </w:rPr>
        <w:t xml:space="preserve">Enabling structured tracking of scheduled tasks and visits</w:t>
      </w:r>
      <w:r w:rsidDel="00000000" w:rsidR="00000000" w:rsidRPr="00000000">
        <w:rPr>
          <w:rFonts w:ascii="Source Sans Pro" w:cs="Source Sans Pro" w:eastAsia="Source Sans Pro" w:hAnsi="Source Sans Pro"/>
          <w:color w:val="434343"/>
          <w:rtl w:val="0"/>
        </w:rPr>
        <w:t xml:space="preserve">, along with visibility into adherence and quality of execution, to improve accountability and outcomes (</w:t>
      </w:r>
      <w:r w:rsidDel="00000000" w:rsidR="00000000" w:rsidRPr="00000000">
        <w:rPr>
          <w:rFonts w:ascii="Source Sans Pro" w:cs="Source Sans Pro" w:eastAsia="Source Sans Pro" w:hAnsi="Source Sans Pro"/>
          <w:color w:val="38761d"/>
          <w:rtl w:val="0"/>
        </w:rPr>
        <w:t xml:space="preserve">Improve coverage %)</w:t>
      </w:r>
      <w:r w:rsidDel="00000000" w:rsidR="00000000" w:rsidRPr="00000000">
        <w:rPr>
          <w:rtl w:val="0"/>
        </w:rPr>
      </w:r>
    </w:p>
    <w:p w:rsidR="00000000" w:rsidDel="00000000" w:rsidP="00000000" w:rsidRDefault="00000000" w:rsidRPr="00000000" w14:paraId="0000001F">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020">
      <w:pPr>
        <w:pStyle w:val="Heading1"/>
        <w:spacing w:after="200" w:before="500" w:line="240" w:lineRule="auto"/>
        <w:rPr>
          <w:rFonts w:ascii="Montserrat" w:cs="Montserrat" w:eastAsia="Montserrat" w:hAnsi="Montserrat"/>
          <w:b w:val="1"/>
          <w:color w:val="434343"/>
          <w:sz w:val="32"/>
          <w:szCs w:val="32"/>
        </w:rPr>
      </w:pPr>
      <w:bookmarkStart w:colFirst="0" w:colLast="0" w:name="_bfhmsfn08v76" w:id="3"/>
      <w:bookmarkEnd w:id="3"/>
      <w:r w:rsidDel="00000000" w:rsidR="00000000" w:rsidRPr="00000000">
        <w:rPr>
          <w:rFonts w:ascii="Montserrat" w:cs="Montserrat" w:eastAsia="Montserrat" w:hAnsi="Montserrat"/>
          <w:b w:val="1"/>
          <w:color w:val="434343"/>
          <w:sz w:val="32"/>
          <w:szCs w:val="32"/>
          <w:rtl w:val="0"/>
        </w:rPr>
        <w:t xml:space="preserve">User Insights</w:t>
      </w:r>
    </w:p>
    <w:p w:rsidR="00000000" w:rsidDel="00000000" w:rsidP="00000000" w:rsidRDefault="00000000" w:rsidRPr="00000000" w14:paraId="00000021">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For ASMs/City Heads, managing farming team, prioritising work, and tracking visit adherence involves the following steps, which are long &amp; takes up significant amount of their working hours:</w:t>
      </w:r>
    </w:p>
    <w:p w:rsidR="00000000" w:rsidDel="00000000" w:rsidP="00000000" w:rsidRDefault="00000000" w:rsidRPr="00000000" w14:paraId="00000022">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Daily task planning:</w:t>
      </w:r>
      <w:r w:rsidDel="00000000" w:rsidR="00000000" w:rsidRPr="00000000">
        <w:rPr>
          <w:rFonts w:ascii="Source Sans Pro" w:cs="Source Sans Pro" w:eastAsia="Source Sans Pro" w:hAnsi="Source Sans Pro"/>
          <w:color w:val="434343"/>
          <w:rtl w:val="0"/>
        </w:rPr>
        <w:t xml:space="preserve"> From Central Sales Dashboard, download partner-wise order data for their city -&gt; Export to sheets -&gt; Paste in his formula sheet -&gt; Has last month data in another sheet for comparison -&gt; Identified Zero order accounts MTD, check AR7/AR40 &amp; compare to previous day to see who got saved, which account has come new into the AR bucket -&gt; Inactive accounts are shared to Individual farmers asking them to meet those accounts</w:t>
      </w:r>
    </w:p>
    <w:p w:rsidR="00000000" w:rsidDel="00000000" w:rsidP="00000000" w:rsidRDefault="00000000" w:rsidRPr="00000000" w14:paraId="00000023">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Checking of Visit Adherence:</w:t>
      </w:r>
      <w:r w:rsidDel="00000000" w:rsidR="00000000" w:rsidRPr="00000000">
        <w:rPr>
          <w:rFonts w:ascii="Source Sans Pro" w:cs="Source Sans Pro" w:eastAsia="Source Sans Pro" w:hAnsi="Source Sans Pro"/>
          <w:color w:val="434343"/>
          <w:rtl w:val="0"/>
        </w:rPr>
        <w:t xml:space="preserve">  (done weekly once) - Go to Lystloc -&gt; Download weekly data &amp; add to G-Sheet-&gt; Filter out for his team -&gt; From Meeting Notes, extract Partner ID (which is added manually by agents during visit) -&gt; Add the data to a formula sheet -&gt; Shows visits were done against a partner or not -&gt; Compares that with at-risk accounts published</w:t>
      </w:r>
    </w:p>
    <w:p w:rsidR="00000000" w:rsidDel="00000000" w:rsidP="00000000" w:rsidRDefault="00000000" w:rsidRPr="00000000" w14:paraId="00000024">
      <w:pPr>
        <w:spacing w:after="200" w:line="240" w:lineRule="auto"/>
        <w:ind w:left="0" w:firstLine="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As far as Farmers are concerned:</w:t>
      </w:r>
    </w:p>
    <w:p w:rsidR="00000000" w:rsidDel="00000000" w:rsidP="00000000" w:rsidRDefault="00000000" w:rsidRPr="00000000" w14:paraId="00000025">
      <w:pPr>
        <w:numPr>
          <w:ilvl w:val="0"/>
          <w:numId w:val="10"/>
        </w:numPr>
        <w:spacing w:after="0" w:afterAutospacing="0" w:line="24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color w:val="434343"/>
          <w:rtl w:val="0"/>
        </w:rPr>
        <w:t xml:space="preserve">Those who go for visits with some planning &amp; preparation, has to pull the partner level order data from central sales dashboard by themselves, add it in a sheet, and understand against their portfolio doctors, how many orders were placed and what was the revenue they got, but many farmers don’t do this, and purely try to convince doctors to place an order</w:t>
        <w:br w:type="textWrapping"/>
      </w:r>
    </w:p>
    <w:p w:rsidR="00000000" w:rsidDel="00000000" w:rsidP="00000000" w:rsidRDefault="00000000" w:rsidRPr="00000000" w14:paraId="00000026">
      <w:pPr>
        <w:numPr>
          <w:ilvl w:val="0"/>
          <w:numId w:val="10"/>
        </w:numPr>
        <w:spacing w:after="0" w:afterAutospacing="0" w:line="24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color w:val="434343"/>
          <w:rtl w:val="0"/>
        </w:rPr>
        <w:t xml:space="preserve">They follow &amp; try to cover the lists shared by leadership, in terms of meeting inactive doctors, as well for pushing active users to become a power user</w:t>
        <w:br w:type="textWrapping"/>
      </w:r>
    </w:p>
    <w:p w:rsidR="00000000" w:rsidDel="00000000" w:rsidP="00000000" w:rsidRDefault="00000000" w:rsidRPr="00000000" w14:paraId="00000027">
      <w:pPr>
        <w:numPr>
          <w:ilvl w:val="0"/>
          <w:numId w:val="10"/>
        </w:numPr>
        <w:spacing w:after="200" w:line="24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color w:val="434343"/>
          <w:rtl w:val="0"/>
        </w:rPr>
        <w:t xml:space="preserve">They are caught off-guard when doctors whom they are visiting, asks the about any if the recent chat support queries they would have raised</w:t>
      </w:r>
    </w:p>
    <w:p w:rsidR="00000000" w:rsidDel="00000000" w:rsidP="00000000" w:rsidRDefault="00000000" w:rsidRPr="00000000" w14:paraId="0000002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Interviewed 3 farmers &amp; 1 ASM, excerpts of the same are shared in the </w:t>
      </w:r>
      <w:hyperlink r:id="rId7">
        <w:r w:rsidDel="00000000" w:rsidR="00000000" w:rsidRPr="00000000">
          <w:rPr>
            <w:rFonts w:ascii="Source Sans Pro" w:cs="Source Sans Pro" w:eastAsia="Source Sans Pro" w:hAnsi="Source Sans Pro"/>
            <w:color w:val="1155cc"/>
            <w:u w:val="single"/>
            <w:rtl w:val="0"/>
          </w:rPr>
          <w:t xml:space="preserve">doc</w:t>
        </w:r>
      </w:hyperlink>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29">
      <w:pPr>
        <w:spacing w:after="2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1797365" cy="2738438"/>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797365" cy="2738438"/>
                    </a:xfrm>
                    <a:prstGeom prst="rect"/>
                    <a:ln/>
                  </pic:spPr>
                </pic:pic>
              </a:graphicData>
            </a:graphic>
          </wp:inline>
        </w:drawing>
      </w:r>
      <w:r w:rsidDel="00000000" w:rsidR="00000000" w:rsidRPr="00000000">
        <w:rPr>
          <w:rFonts w:ascii="Source Sans Pro" w:cs="Source Sans Pro" w:eastAsia="Source Sans Pro" w:hAnsi="Source Sans Pro"/>
        </w:rPr>
        <w:drawing>
          <wp:inline distB="114300" distT="114300" distL="114300" distR="114300">
            <wp:extent cx="2120664" cy="2357438"/>
            <wp:effectExtent b="0" l="0" r="0" t="0"/>
            <wp:docPr id="6" name="image1.jpg"/>
            <a:graphic>
              <a:graphicData uri="http://schemas.openxmlformats.org/drawingml/2006/picture">
                <pic:pic>
                  <pic:nvPicPr>
                    <pic:cNvPr id="0" name="image1.jpg"/>
                    <pic:cNvPicPr preferRelativeResize="0"/>
                  </pic:nvPicPr>
                  <pic:blipFill>
                    <a:blip r:embed="rId9"/>
                    <a:srcRect b="0" l="11220" r="0" t="0"/>
                    <a:stretch>
                      <a:fillRect/>
                    </a:stretch>
                  </pic:blipFill>
                  <pic:spPr>
                    <a:xfrm>
                      <a:off x="0" y="0"/>
                      <a:ext cx="2120664" cy="2357438"/>
                    </a:xfrm>
                    <a:prstGeom prst="rect"/>
                    <a:ln/>
                  </pic:spPr>
                </pic:pic>
              </a:graphicData>
            </a:graphic>
          </wp:inline>
        </w:drawing>
      </w:r>
      <w:r w:rsidDel="00000000" w:rsidR="00000000" w:rsidRPr="00000000">
        <w:rPr>
          <w:rFonts w:ascii="Source Sans Pro" w:cs="Source Sans Pro" w:eastAsia="Source Sans Pro" w:hAnsi="Source Sans Pro"/>
        </w:rPr>
        <w:drawing>
          <wp:inline distB="114300" distT="114300" distL="114300" distR="114300">
            <wp:extent cx="2462335" cy="2366963"/>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46233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rPr>
        <w:drawing>
          <wp:inline distB="114300" distT="114300" distL="114300" distR="114300">
            <wp:extent cx="3089377" cy="1738313"/>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089377" cy="1738313"/>
                    </a:xfrm>
                    <a:prstGeom prst="rect"/>
                    <a:ln/>
                  </pic:spPr>
                </pic:pic>
              </a:graphicData>
            </a:graphic>
          </wp:inline>
        </w:drawing>
      </w:r>
      <w:r w:rsidDel="00000000" w:rsidR="00000000" w:rsidRPr="00000000">
        <w:rPr>
          <w:rFonts w:ascii="Source Sans Pro" w:cs="Source Sans Pro" w:eastAsia="Source Sans Pro" w:hAnsi="Source Sans Pro"/>
        </w:rPr>
        <w:drawing>
          <wp:inline distB="114300" distT="114300" distL="114300" distR="114300">
            <wp:extent cx="3147424" cy="1766849"/>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147424" cy="17668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pacing w:after="200" w:before="500" w:line="240" w:lineRule="auto"/>
        <w:rPr>
          <w:rFonts w:ascii="Montserrat" w:cs="Montserrat" w:eastAsia="Montserrat" w:hAnsi="Montserrat"/>
          <w:b w:val="1"/>
          <w:color w:val="434343"/>
          <w:sz w:val="32"/>
          <w:szCs w:val="32"/>
        </w:rPr>
      </w:pPr>
      <w:bookmarkStart w:colFirst="0" w:colLast="0" w:name="_kuxu85ymrxd2" w:id="4"/>
      <w:bookmarkEnd w:id="4"/>
      <w:r w:rsidDel="00000000" w:rsidR="00000000" w:rsidRPr="00000000">
        <w:rPr>
          <w:rFonts w:ascii="Montserrat" w:cs="Montserrat" w:eastAsia="Montserrat" w:hAnsi="Montserrat"/>
          <w:b w:val="1"/>
          <w:color w:val="434343"/>
          <w:sz w:val="32"/>
          <w:szCs w:val="32"/>
          <w:rtl w:val="0"/>
        </w:rPr>
        <w:t xml:space="preserve">Solution Options Evaluated</w:t>
      </w:r>
    </w:p>
    <w:p w:rsidR="00000000" w:rsidDel="00000000" w:rsidP="00000000" w:rsidRDefault="00000000" w:rsidRPr="00000000" w14:paraId="0000002C">
      <w:pPr>
        <w:rPr>
          <w:rFonts w:ascii="Source Sans Pro" w:cs="Source Sans Pro" w:eastAsia="Source Sans Pro" w:hAnsi="Source Sans Pro"/>
        </w:rPr>
      </w:pPr>
      <w:r w:rsidDel="00000000" w:rsidR="00000000" w:rsidRPr="00000000">
        <w:rPr>
          <w:rtl w:val="0"/>
        </w:rPr>
      </w:r>
    </w:p>
    <w:tbl>
      <w:tblPr>
        <w:tblStyle w:val="Table1"/>
        <w:tblW w:w="11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760"/>
        <w:gridCol w:w="2760"/>
        <w:gridCol w:w="2760"/>
        <w:tblGridChange w:id="0">
          <w:tblGrid>
            <w:gridCol w:w="2760"/>
            <w:gridCol w:w="2760"/>
            <w:gridCol w:w="276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Solution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Lystloc - LystCRM feature &amp; corresponding API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Allows tasks to be created &amp; assigned from Platform. Key meeting info can also be shared along with task. Confirmation on API integration capability raised with support team - awaiting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Platform is already being used, and hence lesser friction for adoption.</w:t>
            </w:r>
          </w:p>
          <w:p w:rsidR="00000000" w:rsidDel="00000000" w:rsidP="00000000" w:rsidRDefault="00000000" w:rsidRPr="00000000" w14:paraId="00000034">
            <w:pPr>
              <w:widowControl w:val="0"/>
              <w:spacing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5">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Engg. bandwidth usage restricted mainly to the API creation &amp; integration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Source Sans Pro" w:cs="Source Sans Pro" w:eastAsia="Source Sans Pro" w:hAnsi="Source Sans Pro"/>
                <w:color w:val="980000"/>
              </w:rPr>
            </w:pPr>
            <w:r w:rsidDel="00000000" w:rsidR="00000000" w:rsidRPr="00000000">
              <w:rPr>
                <w:rFonts w:ascii="Source Sans Pro" w:cs="Source Sans Pro" w:eastAsia="Source Sans Pro" w:hAnsi="Source Sans Pro"/>
                <w:color w:val="980000"/>
                <w:rtl w:val="0"/>
              </w:rPr>
              <w:t xml:space="preserve">Depends on external API; account info display is limited</w:t>
            </w:r>
          </w:p>
          <w:p w:rsidR="00000000" w:rsidDel="00000000" w:rsidP="00000000" w:rsidRDefault="00000000" w:rsidRPr="00000000" w14:paraId="00000037">
            <w:pPr>
              <w:widowControl w:val="0"/>
              <w:spacing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8">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Limitation to the way in which account info can be showcased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Using e-Medic App as a base for a separate flow for Farmers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Capabilities to assign tasks, Schedule, provide context for each appointment can be made use along with prioritisation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In-house built, avoiding complexities that can come with external party integration</w:t>
            </w:r>
          </w:p>
          <w:p w:rsidR="00000000" w:rsidDel="00000000" w:rsidP="00000000" w:rsidRDefault="00000000" w:rsidRPr="00000000" w14:paraId="0000003C">
            <w:pPr>
              <w:widowControl w:val="0"/>
              <w:spacing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D">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Basic entities, flows &amp; infra is already existing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Training required; adoption friction</w:t>
            </w:r>
          </w:p>
        </w:tc>
      </w:tr>
    </w:tbl>
    <w:p w:rsidR="00000000" w:rsidDel="00000000" w:rsidP="00000000" w:rsidRDefault="00000000" w:rsidRPr="00000000" w14:paraId="0000003F">
      <w:pPr>
        <w:pStyle w:val="Heading1"/>
        <w:spacing w:after="200" w:before="500" w:line="240" w:lineRule="auto"/>
        <w:rPr>
          <w:rFonts w:ascii="Montserrat" w:cs="Montserrat" w:eastAsia="Montserrat" w:hAnsi="Montserrat"/>
          <w:b w:val="1"/>
          <w:color w:val="434343"/>
          <w:sz w:val="32"/>
          <w:szCs w:val="32"/>
        </w:rPr>
      </w:pPr>
      <w:bookmarkStart w:colFirst="0" w:colLast="0" w:name="_nmrijv1ky4dt" w:id="5"/>
      <w:bookmarkEnd w:id="5"/>
      <w:r w:rsidDel="00000000" w:rsidR="00000000" w:rsidRPr="00000000">
        <w:rPr>
          <w:rFonts w:ascii="Montserrat" w:cs="Montserrat" w:eastAsia="Montserrat" w:hAnsi="Montserrat"/>
          <w:b w:val="1"/>
          <w:color w:val="434343"/>
          <w:sz w:val="32"/>
          <w:szCs w:val="32"/>
          <w:rtl w:val="0"/>
        </w:rPr>
        <w:t xml:space="preserve">Solution to be built &amp; reasons</w:t>
      </w:r>
    </w:p>
    <w:p w:rsidR="00000000" w:rsidDel="00000000" w:rsidP="00000000" w:rsidRDefault="00000000" w:rsidRPr="00000000" w14:paraId="00000040">
      <w:pPr>
        <w:spacing w:after="200"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Chosen Solution:</w:t>
      </w:r>
    </w:p>
    <w:p w:rsidR="00000000" w:rsidDel="00000000" w:rsidP="00000000" w:rsidRDefault="00000000" w:rsidRPr="00000000" w14:paraId="00000041">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Hybrid model using </w:t>
      </w:r>
      <w:r w:rsidDel="00000000" w:rsidR="00000000" w:rsidRPr="00000000">
        <w:rPr>
          <w:rFonts w:ascii="Source Sans Pro" w:cs="Source Sans Pro" w:eastAsia="Source Sans Pro" w:hAnsi="Source Sans Pro"/>
          <w:b w:val="1"/>
          <w:color w:val="434343"/>
          <w:rtl w:val="0"/>
        </w:rPr>
        <w:t xml:space="preserve">Lystloc's task scheduling, location tracking, and in-app task view</w:t>
      </w:r>
      <w:r w:rsidDel="00000000" w:rsidR="00000000" w:rsidRPr="00000000">
        <w:rPr>
          <w:rFonts w:ascii="Source Sans Pro" w:cs="Source Sans Pro" w:eastAsia="Source Sans Pro" w:hAnsi="Source Sans Pro"/>
          <w:color w:val="434343"/>
          <w:rtl w:val="0"/>
        </w:rPr>
        <w:t xml:space="preserve"> with integrated </w:t>
      </w:r>
      <w:r w:rsidDel="00000000" w:rsidR="00000000" w:rsidRPr="00000000">
        <w:rPr>
          <w:rFonts w:ascii="Source Sans Pro" w:cs="Source Sans Pro" w:eastAsia="Source Sans Pro" w:hAnsi="Source Sans Pro"/>
          <w:b w:val="1"/>
          <w:color w:val="434343"/>
          <w:rtl w:val="0"/>
        </w:rPr>
        <w:t xml:space="preserve">Orange Health data layer for insights</w:t>
      </w:r>
      <w:r w:rsidDel="00000000" w:rsidR="00000000" w:rsidRPr="00000000">
        <w:rPr>
          <w:rFonts w:ascii="Source Sans Pro" w:cs="Source Sans Pro" w:eastAsia="Source Sans Pro" w:hAnsi="Source Sans Pro"/>
          <w:color w:val="434343"/>
          <w:rtl w:val="0"/>
        </w:rPr>
        <w:t xml:space="preserve"> in Compass</w:t>
      </w:r>
      <w:r w:rsidDel="00000000" w:rsidR="00000000" w:rsidRPr="00000000">
        <w:rPr>
          <w:rFonts w:ascii="Source Sans Pro" w:cs="Source Sans Pro" w:eastAsia="Source Sans Pro" w:hAnsi="Source Sans Pro"/>
          <w:b w:val="1"/>
          <w:color w:val="434343"/>
          <w:rtl w:val="0"/>
        </w:rPr>
        <w:t xml:space="preserve">.</w:t>
      </w:r>
      <w:r w:rsidDel="00000000" w:rsidR="00000000" w:rsidRPr="00000000">
        <w:rPr>
          <w:rtl w:val="0"/>
        </w:rPr>
      </w:r>
    </w:p>
    <w:p w:rsidR="00000000" w:rsidDel="00000000" w:rsidP="00000000" w:rsidRDefault="00000000" w:rsidRPr="00000000" w14:paraId="00000042">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Following would be the major action items of the solution:</w:t>
      </w:r>
    </w:p>
    <w:p w:rsidR="00000000" w:rsidDel="00000000" w:rsidP="00000000" w:rsidRDefault="00000000" w:rsidRPr="00000000" w14:paraId="00000043">
      <w:pPr>
        <w:numPr>
          <w:ilvl w:val="0"/>
          <w:numId w:val="1"/>
        </w:numPr>
        <w:spacing w:after="0" w:afterAutospacing="0" w:line="240" w:lineRule="auto"/>
        <w:ind w:left="720" w:hanging="360"/>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Tagging of Accounts in OH backend</w:t>
      </w:r>
    </w:p>
    <w:p w:rsidR="00000000" w:rsidDel="00000000" w:rsidP="00000000" w:rsidRDefault="00000000" w:rsidRPr="00000000" w14:paraId="00000044">
      <w:pPr>
        <w:numPr>
          <w:ilvl w:val="0"/>
          <w:numId w:val="1"/>
        </w:numPr>
        <w:spacing w:after="0" w:afterAutospacing="0" w:line="240" w:lineRule="auto"/>
        <w:ind w:left="720" w:hanging="360"/>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Have mapping of the field agents &amp; account locations in OH backend</w:t>
      </w:r>
    </w:p>
    <w:p w:rsidR="00000000" w:rsidDel="00000000" w:rsidP="00000000" w:rsidRDefault="00000000" w:rsidRPr="00000000" w14:paraId="00000045">
      <w:pPr>
        <w:numPr>
          <w:ilvl w:val="0"/>
          <w:numId w:val="1"/>
        </w:numPr>
        <w:spacing w:after="0" w:afterAutospacing="0" w:line="240" w:lineRule="auto"/>
        <w:ind w:left="720" w:hanging="360"/>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Defining &amp; creating tasks for every farmer daily &amp; pushing to Lystloc</w:t>
      </w:r>
    </w:p>
    <w:p w:rsidR="00000000" w:rsidDel="00000000" w:rsidP="00000000" w:rsidRDefault="00000000" w:rsidRPr="00000000" w14:paraId="00000046">
      <w:pPr>
        <w:numPr>
          <w:ilvl w:val="0"/>
          <w:numId w:val="1"/>
        </w:numPr>
        <w:spacing w:after="0" w:afterAutospacing="0" w:line="240" w:lineRule="auto"/>
        <w:ind w:left="720" w:hanging="360"/>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Reading task adherence, location &amp; visit feedback details from Lystloc</w:t>
      </w:r>
    </w:p>
    <w:p w:rsidR="00000000" w:rsidDel="00000000" w:rsidP="00000000" w:rsidRDefault="00000000" w:rsidRPr="00000000" w14:paraId="00000047">
      <w:pPr>
        <w:numPr>
          <w:ilvl w:val="0"/>
          <w:numId w:val="1"/>
        </w:numPr>
        <w:spacing w:after="0" w:afterAutospacing="0" w:line="240" w:lineRule="auto"/>
        <w:ind w:left="720" w:hanging="360"/>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Web view of Compass to have Insights &amp; other helpful sections</w:t>
      </w:r>
    </w:p>
    <w:p w:rsidR="00000000" w:rsidDel="00000000" w:rsidP="00000000" w:rsidRDefault="00000000" w:rsidRPr="00000000" w14:paraId="00000048">
      <w:pPr>
        <w:numPr>
          <w:ilvl w:val="0"/>
          <w:numId w:val="1"/>
        </w:numPr>
        <w:spacing w:after="0" w:afterAutospacing="0" w:line="240" w:lineRule="auto"/>
        <w:ind w:left="720" w:hanging="360"/>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Structuring of data so as to be visualized &amp; tracked effectively by Leadership</w:t>
      </w:r>
    </w:p>
    <w:p w:rsidR="00000000" w:rsidDel="00000000" w:rsidP="00000000" w:rsidRDefault="00000000" w:rsidRPr="00000000" w14:paraId="00000049">
      <w:pPr>
        <w:pStyle w:val="Heading2"/>
        <w:numPr>
          <w:ilvl w:val="0"/>
          <w:numId w:val="28"/>
        </w:numPr>
        <w:spacing w:after="200" w:before="0" w:beforeAutospacing="0" w:line="240" w:lineRule="auto"/>
        <w:ind w:left="720" w:hanging="360"/>
        <w:rPr>
          <w:rFonts w:ascii="Montserrat" w:cs="Montserrat" w:eastAsia="Montserrat" w:hAnsi="Montserrat"/>
          <w:b w:val="1"/>
          <w:sz w:val="28"/>
          <w:szCs w:val="28"/>
          <w:u w:val="none"/>
        </w:rPr>
      </w:pPr>
      <w:bookmarkStart w:colFirst="0" w:colLast="0" w:name="_lrsvdwblo0pb" w:id="6"/>
      <w:bookmarkEnd w:id="6"/>
      <w:r w:rsidDel="00000000" w:rsidR="00000000" w:rsidRPr="00000000">
        <w:rPr>
          <w:rFonts w:ascii="Montserrat" w:cs="Montserrat" w:eastAsia="Montserrat" w:hAnsi="Montserrat"/>
          <w:b w:val="1"/>
          <w:sz w:val="28"/>
          <w:szCs w:val="28"/>
          <w:rtl w:val="0"/>
        </w:rPr>
        <w:t xml:space="preserve">Tagging of Accounts in OH backend</w:t>
      </w:r>
    </w:p>
    <w:p w:rsidR="00000000" w:rsidDel="00000000" w:rsidP="00000000" w:rsidRDefault="00000000" w:rsidRPr="00000000" w14:paraId="0000004A">
      <w:pPr>
        <w:pStyle w:val="Heading4"/>
        <w:keepNext w:val="0"/>
        <w:keepLines w:val="0"/>
        <w:spacing w:after="40" w:before="240" w:line="240" w:lineRule="auto"/>
        <w:rPr>
          <w:rFonts w:ascii="Source Sans Pro" w:cs="Source Sans Pro" w:eastAsia="Source Sans Pro" w:hAnsi="Source Sans Pro"/>
          <w:color w:val="434343"/>
        </w:rPr>
      </w:pPr>
      <w:bookmarkStart w:colFirst="0" w:colLast="0" w:name="_9k0c6rx9aua5" w:id="7"/>
      <w:bookmarkEnd w:id="7"/>
      <w:r w:rsidDel="00000000" w:rsidR="00000000" w:rsidRPr="00000000">
        <w:rPr>
          <w:rFonts w:ascii="Source Sans Pro" w:cs="Source Sans Pro" w:eastAsia="Source Sans Pro" w:hAnsi="Source Sans Pro"/>
          <w:color w:val="434343"/>
          <w:rtl w:val="0"/>
        </w:rPr>
        <w:t xml:space="preserve">🔹 </w:t>
      </w:r>
      <w:r w:rsidDel="00000000" w:rsidR="00000000" w:rsidRPr="00000000">
        <w:rPr>
          <w:rFonts w:ascii="Source Sans Pro" w:cs="Source Sans Pro" w:eastAsia="Source Sans Pro" w:hAnsi="Source Sans Pro"/>
          <w:b w:val="1"/>
          <w:color w:val="434343"/>
          <w:rtl w:val="0"/>
        </w:rPr>
        <w:t xml:space="preserve">Objective</w:t>
      </w:r>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4B">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To enable intelligent automation of field farming tasks by assigning meaningful, dynamic </w:t>
      </w:r>
      <w:r w:rsidDel="00000000" w:rsidR="00000000" w:rsidRPr="00000000">
        <w:rPr>
          <w:rFonts w:ascii="Source Sans Pro" w:cs="Source Sans Pro" w:eastAsia="Source Sans Pro" w:hAnsi="Source Sans Pro"/>
          <w:b w:val="1"/>
          <w:color w:val="434343"/>
          <w:rtl w:val="0"/>
        </w:rPr>
        <w:t xml:space="preserve">tags</w:t>
      </w:r>
      <w:r w:rsidDel="00000000" w:rsidR="00000000" w:rsidRPr="00000000">
        <w:rPr>
          <w:rFonts w:ascii="Source Sans Pro" w:cs="Source Sans Pro" w:eastAsia="Source Sans Pro" w:hAnsi="Source Sans Pro"/>
          <w:color w:val="434343"/>
          <w:rtl w:val="0"/>
        </w:rPr>
        <w:t xml:space="preserve"> to each doctor account in Orange Health backend, based on real-time behavioral, transactional, and operational signals. These tags will:</w:t>
      </w:r>
    </w:p>
    <w:p w:rsidR="00000000" w:rsidDel="00000000" w:rsidP="00000000" w:rsidRDefault="00000000" w:rsidRPr="00000000" w14:paraId="0000004C">
      <w:pPr>
        <w:numPr>
          <w:ilvl w:val="0"/>
          <w:numId w:val="13"/>
        </w:numPr>
        <w:spacing w:after="0" w:afterAutospacing="0" w:before="24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Drive prioritised, daily task creation</w:t>
      </w:r>
      <w:r w:rsidDel="00000000" w:rsidR="00000000" w:rsidRPr="00000000">
        <w:rPr>
          <w:rFonts w:ascii="Source Sans Pro" w:cs="Source Sans Pro" w:eastAsia="Source Sans Pro" w:hAnsi="Source Sans Pro"/>
          <w:color w:val="434343"/>
          <w:rtl w:val="0"/>
        </w:rPr>
        <w:t xml:space="preserve"> for farmers (visits, calls, messages)</w:t>
      </w:r>
    </w:p>
    <w:p w:rsidR="00000000" w:rsidDel="00000000" w:rsidP="00000000" w:rsidRDefault="00000000" w:rsidRPr="00000000" w14:paraId="0000004D">
      <w:pPr>
        <w:numPr>
          <w:ilvl w:val="0"/>
          <w:numId w:val="13"/>
        </w:numPr>
        <w:spacing w:after="0" w:afterAutospacing="0" w:before="0" w:beforeAutospacing="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Reduce manual effort</w:t>
      </w:r>
      <w:r w:rsidDel="00000000" w:rsidR="00000000" w:rsidRPr="00000000">
        <w:rPr>
          <w:rFonts w:ascii="Source Sans Pro" w:cs="Source Sans Pro" w:eastAsia="Source Sans Pro" w:hAnsi="Source Sans Pro"/>
          <w:color w:val="434343"/>
          <w:rtl w:val="0"/>
        </w:rPr>
        <w:t xml:space="preserve"> by ASMs/City Heads for account planning</w:t>
      </w:r>
    </w:p>
    <w:p w:rsidR="00000000" w:rsidDel="00000000" w:rsidP="00000000" w:rsidRDefault="00000000" w:rsidRPr="00000000" w14:paraId="0000004E">
      <w:pPr>
        <w:numPr>
          <w:ilvl w:val="0"/>
          <w:numId w:val="13"/>
        </w:numPr>
        <w:spacing w:after="0" w:afterAutospacing="0" w:before="0" w:beforeAutospacing="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Improve field productivity</w:t>
      </w:r>
      <w:r w:rsidDel="00000000" w:rsidR="00000000" w:rsidRPr="00000000">
        <w:rPr>
          <w:rFonts w:ascii="Source Sans Pro" w:cs="Source Sans Pro" w:eastAsia="Source Sans Pro" w:hAnsi="Source Sans Pro"/>
          <w:color w:val="434343"/>
          <w:rtl w:val="0"/>
        </w:rPr>
        <w:t xml:space="preserve"> by surfacing the right accounts at the right time</w:t>
      </w:r>
    </w:p>
    <w:p w:rsidR="00000000" w:rsidDel="00000000" w:rsidP="00000000" w:rsidRDefault="00000000" w:rsidRPr="00000000" w14:paraId="0000004F">
      <w:pPr>
        <w:numPr>
          <w:ilvl w:val="0"/>
          <w:numId w:val="13"/>
        </w:numPr>
        <w:spacing w:after="240" w:before="0" w:beforeAutospacing="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Enhance doctor engagement</w:t>
      </w:r>
      <w:r w:rsidDel="00000000" w:rsidR="00000000" w:rsidRPr="00000000">
        <w:rPr>
          <w:rFonts w:ascii="Source Sans Pro" w:cs="Source Sans Pro" w:eastAsia="Source Sans Pro" w:hAnsi="Source Sans Pro"/>
          <w:color w:val="434343"/>
          <w:rtl w:val="0"/>
        </w:rPr>
        <w:t xml:space="preserve"> and conversion through data-backed interventions</w:t>
      </w:r>
      <w:r w:rsidDel="00000000" w:rsidR="00000000" w:rsidRPr="00000000">
        <w:rPr>
          <w:rtl w:val="0"/>
        </w:rPr>
      </w:r>
    </w:p>
    <w:p w:rsidR="00000000" w:rsidDel="00000000" w:rsidP="00000000" w:rsidRDefault="00000000" w:rsidRPr="00000000" w14:paraId="00000050">
      <w:pPr>
        <w:pStyle w:val="Heading4"/>
        <w:keepNext w:val="0"/>
        <w:keepLines w:val="0"/>
        <w:spacing w:after="40" w:before="240" w:line="240" w:lineRule="auto"/>
        <w:rPr>
          <w:rFonts w:ascii="Source Sans Pro" w:cs="Source Sans Pro" w:eastAsia="Source Sans Pro" w:hAnsi="Source Sans Pro"/>
          <w:color w:val="434343"/>
        </w:rPr>
      </w:pPr>
      <w:bookmarkStart w:colFirst="0" w:colLast="0" w:name="_8vratn27h7ax" w:id="8"/>
      <w:bookmarkEnd w:id="8"/>
      <w:r w:rsidDel="00000000" w:rsidR="00000000" w:rsidRPr="00000000">
        <w:rPr>
          <w:rFonts w:ascii="Source Sans Pro" w:cs="Source Sans Pro" w:eastAsia="Source Sans Pro" w:hAnsi="Source Sans Pro"/>
          <w:color w:val="434343"/>
          <w:rtl w:val="0"/>
        </w:rPr>
        <w:t xml:space="preserve">🔹 </w:t>
      </w:r>
      <w:r w:rsidDel="00000000" w:rsidR="00000000" w:rsidRPr="00000000">
        <w:rPr>
          <w:rFonts w:ascii="Source Sans Pro" w:cs="Source Sans Pro" w:eastAsia="Source Sans Pro" w:hAnsi="Source Sans Pro"/>
          <w:b w:val="1"/>
          <w:color w:val="434343"/>
          <w:rtl w:val="0"/>
        </w:rPr>
        <w:t xml:space="preserve">Scope</w:t>
      </w:r>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51">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This tagging system will:</w:t>
      </w:r>
    </w:p>
    <w:p w:rsidR="00000000" w:rsidDel="00000000" w:rsidP="00000000" w:rsidRDefault="00000000" w:rsidRPr="00000000" w14:paraId="00000052">
      <w:pPr>
        <w:numPr>
          <w:ilvl w:val="0"/>
          <w:numId w:val="3"/>
        </w:numPr>
        <w:spacing w:after="0" w:afterAutospacing="0" w:before="24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Run </w:t>
      </w:r>
      <w:r w:rsidDel="00000000" w:rsidR="00000000" w:rsidRPr="00000000">
        <w:rPr>
          <w:rFonts w:ascii="Source Sans Pro" w:cs="Source Sans Pro" w:eastAsia="Source Sans Pro" w:hAnsi="Source Sans Pro"/>
          <w:b w:val="1"/>
          <w:color w:val="434343"/>
          <w:rtl w:val="0"/>
        </w:rPr>
        <w:t xml:space="preserve">daily</w:t>
      </w:r>
      <w:r w:rsidDel="00000000" w:rsidR="00000000" w:rsidRPr="00000000">
        <w:rPr>
          <w:rFonts w:ascii="Source Sans Pro" w:cs="Source Sans Pro" w:eastAsia="Source Sans Pro" w:hAnsi="Source Sans Pro"/>
          <w:color w:val="434343"/>
          <w:rtl w:val="0"/>
        </w:rPr>
        <w:t xml:space="preserve">, generating a </w:t>
      </w:r>
      <w:r w:rsidDel="00000000" w:rsidR="00000000" w:rsidRPr="00000000">
        <w:rPr>
          <w:rFonts w:ascii="Source Sans Pro" w:cs="Source Sans Pro" w:eastAsia="Source Sans Pro" w:hAnsi="Source Sans Pro"/>
          <w:b w:val="1"/>
          <w:color w:val="434343"/>
          <w:rtl w:val="0"/>
        </w:rPr>
        <w:t xml:space="preserve">snapshot of tags</w:t>
      </w:r>
      <w:r w:rsidDel="00000000" w:rsidR="00000000" w:rsidRPr="00000000">
        <w:rPr>
          <w:rFonts w:ascii="Source Sans Pro" w:cs="Source Sans Pro" w:eastAsia="Source Sans Pro" w:hAnsi="Source Sans Pro"/>
          <w:color w:val="434343"/>
          <w:rtl w:val="0"/>
        </w:rPr>
        <w:t xml:space="preserve"> for every active doctor in the system</w:t>
      </w:r>
    </w:p>
    <w:p w:rsidR="00000000" w:rsidDel="00000000" w:rsidP="00000000" w:rsidRDefault="00000000" w:rsidRPr="00000000" w14:paraId="00000053">
      <w:pPr>
        <w:numPr>
          <w:ilvl w:val="0"/>
          <w:numId w:val="3"/>
        </w:numPr>
        <w:spacing w:after="0" w:afterAutospacing="0" w:before="0" w:beforeAutospacing="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Cover doctors assigned to field farmers only (as per farmer–doctor mappings)</w:t>
      </w:r>
    </w:p>
    <w:p w:rsidR="00000000" w:rsidDel="00000000" w:rsidP="00000000" w:rsidRDefault="00000000" w:rsidRPr="00000000" w14:paraId="00000054">
      <w:pPr>
        <w:numPr>
          <w:ilvl w:val="0"/>
          <w:numId w:val="3"/>
        </w:numPr>
        <w:spacing w:after="0" w:afterAutospacing="0" w:before="0" w:beforeAutospacing="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Pull signals from orders, app usage, CRM (support tickets) &amp; onboarding info to decide on the tasks</w:t>
      </w:r>
    </w:p>
    <w:p w:rsidR="00000000" w:rsidDel="00000000" w:rsidP="00000000" w:rsidRDefault="00000000" w:rsidRPr="00000000" w14:paraId="00000055">
      <w:pPr>
        <w:numPr>
          <w:ilvl w:val="0"/>
          <w:numId w:val="3"/>
        </w:numPr>
        <w:spacing w:after="0" w:afterAutospacing="0" w:before="0" w:beforeAutospacing="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Be used to:</w:t>
      </w:r>
    </w:p>
    <w:p w:rsidR="00000000" w:rsidDel="00000000" w:rsidP="00000000" w:rsidRDefault="00000000" w:rsidRPr="00000000" w14:paraId="00000056">
      <w:pPr>
        <w:numPr>
          <w:ilvl w:val="1"/>
          <w:numId w:val="3"/>
        </w:numPr>
        <w:spacing w:after="0" w:afterAutospacing="0" w:before="0" w:beforeAutospacing="0" w:line="24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Trigger or suppress task creation</w:t>
      </w:r>
    </w:p>
    <w:p w:rsidR="00000000" w:rsidDel="00000000" w:rsidP="00000000" w:rsidRDefault="00000000" w:rsidRPr="00000000" w14:paraId="00000057">
      <w:pPr>
        <w:numPr>
          <w:ilvl w:val="1"/>
          <w:numId w:val="3"/>
        </w:numPr>
        <w:spacing w:after="0" w:afterAutospacing="0" w:before="0" w:beforeAutospacing="0" w:line="24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Set task type (visit, call, message)</w:t>
      </w:r>
    </w:p>
    <w:p w:rsidR="00000000" w:rsidDel="00000000" w:rsidP="00000000" w:rsidRDefault="00000000" w:rsidRPr="00000000" w14:paraId="00000058">
      <w:pPr>
        <w:numPr>
          <w:ilvl w:val="1"/>
          <w:numId w:val="3"/>
        </w:numPr>
        <w:spacing w:after="0" w:afterAutospacing="0" w:before="0" w:beforeAutospacing="0" w:line="24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Set task priority (high, medium, low)</w:t>
      </w:r>
    </w:p>
    <w:p w:rsidR="00000000" w:rsidDel="00000000" w:rsidP="00000000" w:rsidRDefault="00000000" w:rsidRPr="00000000" w14:paraId="00000059">
      <w:pPr>
        <w:numPr>
          <w:ilvl w:val="0"/>
          <w:numId w:val="3"/>
        </w:numPr>
        <w:spacing w:after="240" w:before="0" w:beforeAutospacing="0" w:lin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Store historical tags for future trend analysis and audit purposes</w:t>
      </w:r>
      <w:r w:rsidDel="00000000" w:rsidR="00000000" w:rsidRPr="00000000">
        <w:rPr>
          <w:rtl w:val="0"/>
        </w:rPr>
      </w:r>
    </w:p>
    <w:p w:rsidR="00000000" w:rsidDel="00000000" w:rsidP="00000000" w:rsidRDefault="00000000" w:rsidRPr="00000000" w14:paraId="0000005A">
      <w:pPr>
        <w:pStyle w:val="Heading4"/>
        <w:spacing w:after="240" w:before="240" w:line="240" w:lineRule="auto"/>
        <w:rPr>
          <w:rFonts w:ascii="Source Sans Pro" w:cs="Source Sans Pro" w:eastAsia="Source Sans Pro" w:hAnsi="Source Sans Pro"/>
          <w:b w:val="1"/>
          <w:color w:val="000000"/>
        </w:rPr>
      </w:pPr>
      <w:bookmarkStart w:colFirst="0" w:colLast="0" w:name="_c5fsk3ij23e7" w:id="9"/>
      <w:bookmarkEnd w:id="9"/>
      <w:r w:rsidDel="00000000" w:rsidR="00000000" w:rsidRPr="00000000">
        <w:rPr>
          <w:rFonts w:ascii="Source Sans Pro" w:cs="Source Sans Pro" w:eastAsia="Source Sans Pro" w:hAnsi="Source Sans Pro"/>
          <w:b w:val="1"/>
          <w:color w:val="000000"/>
          <w:rtl w:val="0"/>
        </w:rPr>
        <w:t xml:space="preserve">🔹 Tagging Themes</w:t>
      </w:r>
    </w:p>
    <w:p w:rsidR="00000000" w:rsidDel="00000000" w:rsidP="00000000" w:rsidRDefault="00000000" w:rsidRPr="00000000" w14:paraId="0000005B">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All tags fall under four high-level strategic themes:</w:t>
      </w:r>
    </w:p>
    <w:tbl>
      <w:tblPr>
        <w:tblStyle w:val="Table2"/>
        <w:tblW w:w="94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5"/>
        <w:gridCol w:w="5990"/>
        <w:tblGridChange w:id="0">
          <w:tblGrid>
            <w:gridCol w:w="3455"/>
            <w:gridCol w:w="5990"/>
          </w:tblGrid>
        </w:tblGridChange>
      </w:tblGrid>
      <w:tr>
        <w:trPr>
          <w:cantSplit w:val="0"/>
          <w:trHeight w:val="846.540000000000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Theme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Goal</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Churn Risk Detection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Identify doctors who are slipping and need immediate attention</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Growth &amp; Upsell Opportunity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Identify doctors with increasing potential or untapped value</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Operational &amp; Support Issues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Flag accounts with blockers (support, payments, etc.)</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Compliance &amp; Setup Gaps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Identify incomplete onboarding/documentation issues</w:t>
            </w:r>
          </w:p>
        </w:tc>
      </w:tr>
    </w:tbl>
    <w:p w:rsidR="00000000" w:rsidDel="00000000" w:rsidP="00000000" w:rsidRDefault="00000000" w:rsidRPr="00000000" w14:paraId="00000066">
      <w:pPr>
        <w:pStyle w:val="Heading4"/>
        <w:keepNext w:val="0"/>
        <w:keepLines w:val="0"/>
        <w:spacing w:after="80" w:line="240" w:lineRule="auto"/>
        <w:rPr>
          <w:rFonts w:ascii="Source Sans Pro" w:cs="Source Sans Pro" w:eastAsia="Source Sans Pro" w:hAnsi="Source Sans Pro"/>
          <w:b w:val="1"/>
          <w:color w:val="000000"/>
        </w:rPr>
      </w:pPr>
      <w:bookmarkStart w:colFirst="0" w:colLast="0" w:name="_8f91sn1qynax" w:id="10"/>
      <w:bookmarkEnd w:id="10"/>
      <w:r w:rsidDel="00000000" w:rsidR="00000000" w:rsidRPr="00000000">
        <w:rPr>
          <w:rtl w:val="0"/>
        </w:rPr>
      </w:r>
    </w:p>
    <w:p w:rsidR="00000000" w:rsidDel="00000000" w:rsidP="00000000" w:rsidRDefault="00000000" w:rsidRPr="00000000" w14:paraId="00000067">
      <w:pPr>
        <w:pStyle w:val="Heading4"/>
        <w:keepNext w:val="0"/>
        <w:keepLines w:val="0"/>
        <w:spacing w:after="80" w:line="240" w:lineRule="auto"/>
        <w:rPr>
          <w:rFonts w:ascii="Source Sans Pro" w:cs="Source Sans Pro" w:eastAsia="Source Sans Pro" w:hAnsi="Source Sans Pro"/>
          <w:b w:val="1"/>
          <w:color w:val="000000"/>
        </w:rPr>
      </w:pPr>
      <w:bookmarkStart w:colFirst="0" w:colLast="0" w:name="_a3hyd7309jrc" w:id="11"/>
      <w:bookmarkEnd w:id="11"/>
      <w:commentRangeStart w:id="0"/>
      <w:r w:rsidDel="00000000" w:rsidR="00000000" w:rsidRPr="00000000">
        <w:rPr>
          <w:rFonts w:ascii="Source Sans Pro" w:cs="Source Sans Pro" w:eastAsia="Source Sans Pro" w:hAnsi="Source Sans Pro"/>
          <w:b w:val="1"/>
          <w:color w:val="000000"/>
          <w:rtl w:val="0"/>
        </w:rPr>
        <w:t xml:space="preserve">🔹 List of Tags</w:t>
      </w:r>
      <w:commentRangeEnd w:id="0"/>
      <w:r w:rsidDel="00000000" w:rsidR="00000000" w:rsidRPr="00000000">
        <w:commentReference w:id="0"/>
      </w:r>
      <w:r w:rsidDel="00000000" w:rsidR="00000000" w:rsidRPr="00000000">
        <w:rPr>
          <w:rtl w:val="0"/>
        </w:rPr>
      </w:r>
    </w:p>
    <w:tbl>
      <w:tblPr>
        <w:tblStyle w:val="Table3"/>
        <w:tblW w:w="9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5"/>
        <w:gridCol w:w="1385"/>
        <w:gridCol w:w="3890"/>
        <w:gridCol w:w="2000"/>
        <w:tblGridChange w:id="0">
          <w:tblGrid>
            <w:gridCol w:w="2495"/>
            <w:gridCol w:w="1385"/>
            <w:gridCol w:w="3890"/>
            <w:gridCol w:w="200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Tag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Logic (Sample)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Purpose</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AR4</w:t>
            </w:r>
            <w:r w:rsidDel="00000000" w:rsidR="00000000" w:rsidRPr="00000000">
              <w:rPr>
                <w:rFonts w:ascii="Source Sans Pro" w:cs="Source Sans Pro" w:eastAsia="Source Sans Pro" w:hAnsi="Source Sans Pro"/>
                <w:rtl w:val="0"/>
              </w:rPr>
              <w:t xml:space="preserve">,AR7 </w:t>
            </w:r>
            <w:r w:rsidDel="00000000" w:rsidR="00000000" w:rsidRPr="00000000">
              <w:rPr>
                <w:rFonts w:ascii="Source Sans Pro" w:cs="Source Sans Pro" w:eastAsia="Source Sans Pro" w:hAnsi="Source Sans Pro"/>
                <w:rtl w:val="0"/>
              </w:rPr>
              <w:t xml:space="preserve">AR14</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AR21</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AR28</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AR40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Churn Risk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order in X days (where X = 4,7, 14, 21, 28, 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Prioritise recovery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Emerging Power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Growth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240" w:lineRule="auto"/>
              <w:rPr>
                <w:rFonts w:ascii="Source Sans Pro" w:cs="Source Sans Pro" w:eastAsia="Source Sans Pro" w:hAnsi="Source Sans Pro"/>
              </w:rPr>
            </w:pPr>
            <w:commentRangeStart w:id="1"/>
            <w:r w:rsidDel="00000000" w:rsidR="00000000" w:rsidRPr="00000000">
              <w:rPr>
                <w:rFonts w:ascii="Source Sans Pro" w:cs="Source Sans Pro" w:eastAsia="Source Sans Pro" w:hAnsi="Source Sans Pro"/>
                <w:rtl w:val="0"/>
              </w:rPr>
              <w:t xml:space="preserve">2+ orders in last 7 days with increasing trend (similar trend for last 3 weeks)</w:t>
            </w:r>
            <w:commentRangeEnd w:id="1"/>
            <w:r w:rsidDel="00000000" w:rsidR="00000000" w:rsidRPr="00000000">
              <w:commentReference w:id="1"/>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Deepen engagement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Power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Growth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10 orders in last 30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Maintain relationship</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Low Engagement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Risk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App installed, low activity, &lt;2 orders post onboarding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Push reactivation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WA Booker 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Behavior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Orders via WhatsApp, low/no app 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Nudge app adoption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High App Usage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Healthy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Daily app logins, report views, actions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action needed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Support Heavy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Operational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&gt;2 tickets raised in last 14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Prioritise visit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Negative CSAT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Operational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Recent ticket with CSAT &lt; 3 or Negative experience in feedback form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Rebuild trust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KYC</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Pending PAN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Compliance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Missing required documents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Push via call/message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Newly Onboarded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Setup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Onboarded within last 7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Drive first order</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Inactive Post First Order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Risk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Lifetime 1 order, then inactive for 14+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Understand drop-off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Stable Orderer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Healthy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Max 2 orders every week for last 4 weeks, not high volume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Passive monitor</w:t>
            </w:r>
          </w:p>
        </w:tc>
      </w:tr>
    </w:tbl>
    <w:p w:rsidR="00000000" w:rsidDel="00000000" w:rsidP="00000000" w:rsidRDefault="00000000" w:rsidRPr="00000000" w14:paraId="0000009C">
      <w:pPr>
        <w:spacing w:after="240" w:before="240"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D">
      <w:pPr>
        <w:spacing w:after="240" w:before="240" w:line="240" w:lineRule="auto"/>
        <w:rPr>
          <w:rFonts w:ascii="Source Sans Pro" w:cs="Source Sans Pro" w:eastAsia="Source Sans Pro" w:hAnsi="Source Sans Pro"/>
          <w:color w:val="cc0000"/>
        </w:rPr>
      </w:pPr>
      <w:r w:rsidDel="00000000" w:rsidR="00000000" w:rsidRPr="00000000">
        <w:rPr>
          <w:rFonts w:ascii="Source Sans Pro" w:cs="Source Sans Pro" w:eastAsia="Source Sans Pro" w:hAnsi="Source Sans Pro"/>
          <w:rtl w:val="0"/>
        </w:rPr>
        <w:t xml:space="preserve">To keep the system lean, the following tag combinations will </w:t>
      </w:r>
      <w:r w:rsidDel="00000000" w:rsidR="00000000" w:rsidRPr="00000000">
        <w:rPr>
          <w:rFonts w:ascii="Source Sans Pro" w:cs="Source Sans Pro" w:eastAsia="Source Sans Pro" w:hAnsi="Source Sans Pro"/>
          <w:b w:val="1"/>
          <w:color w:val="cc0000"/>
          <w:rtl w:val="0"/>
        </w:rPr>
        <w:t xml:space="preserve">exclude doctors from daily task creation</w:t>
      </w:r>
      <w:r w:rsidDel="00000000" w:rsidR="00000000" w:rsidRPr="00000000">
        <w:rPr>
          <w:rFonts w:ascii="Source Sans Pro" w:cs="Source Sans Pro" w:eastAsia="Source Sans Pro" w:hAnsi="Source Sans Pro"/>
          <w:color w:val="cc0000"/>
          <w:rtl w:val="0"/>
        </w:rPr>
        <w:t xml:space="preserve">:</w:t>
      </w:r>
    </w:p>
    <w:tbl>
      <w:tblPr>
        <w:tblStyle w:val="Table4"/>
        <w:tblW w:w="7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4085"/>
        <w:tblGridChange w:id="0">
          <w:tblGrid>
            <w:gridCol w:w="3125"/>
            <w:gridCol w:w="40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Tag(s)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Reason for Exclusion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Power User</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b w:val="1"/>
                <w:rtl w:val="0"/>
              </w:rPr>
              <w:t xml:space="preserve">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Stable &amp; performing, no nudge required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Stable Orderer</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b w:val="1"/>
                <w:rtl w:val="0"/>
              </w:rPr>
              <w:t xml:space="preserve">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Low-value but regular — deprioritised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High App Usage</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b w:val="1"/>
                <w:rtl w:val="0"/>
              </w:rPr>
              <w:t xml:space="preserve">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Engaged, no intervention required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Newly Onboarded</w:t>
            </w:r>
            <w:r w:rsidDel="00000000" w:rsidR="00000000" w:rsidRPr="00000000">
              <w:rPr>
                <w:rFonts w:ascii="Source Sans Pro" w:cs="Source Sans Pro" w:eastAsia="Source Sans Pro" w:hAnsi="Source Sans Pro"/>
                <w:rtl w:val="0"/>
              </w:rPr>
              <w:t xml:space="preserve"> &lt; 3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Let onboarding cycle complete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(No Tags)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Not in any active segment — neutral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Orders</w:t>
            </w:r>
            <w:r w:rsidDel="00000000" w:rsidR="00000000" w:rsidRPr="00000000">
              <w:rPr>
                <w:rFonts w:ascii="Source Sans Pro" w:cs="Source Sans Pro" w:eastAsia="Source Sans Pro" w:hAnsi="Source Sans Pro"/>
                <w:rtl w:val="0"/>
              </w:rPr>
              <w:t xml:space="preserve"> + recent visit done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Avoid over-touching cold leads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Pending PAN</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b w:val="1"/>
                <w:rtl w:val="0"/>
              </w:rPr>
              <w:t xml:space="preserve">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Passive compliance reminder via ops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Blacklisted / Do Not Contact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Exclude by rule</w:t>
            </w:r>
          </w:p>
        </w:tc>
      </w:tr>
    </w:tbl>
    <w:p w:rsidR="00000000" w:rsidDel="00000000" w:rsidP="00000000" w:rsidRDefault="00000000" w:rsidRPr="00000000" w14:paraId="000000B0">
      <w:pPr>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0B1">
      <w:pPr>
        <w:pStyle w:val="Heading4"/>
        <w:keepNext w:val="0"/>
        <w:keepLines w:val="0"/>
        <w:spacing w:after="80" w:lineRule="auto"/>
        <w:rPr>
          <w:rFonts w:ascii="Source Sans Pro" w:cs="Source Sans Pro" w:eastAsia="Source Sans Pro" w:hAnsi="Source Sans Pro"/>
          <w:b w:val="1"/>
          <w:color w:val="000000"/>
        </w:rPr>
      </w:pPr>
      <w:bookmarkStart w:colFirst="0" w:colLast="0" w:name="_orwil67owd18" w:id="12"/>
      <w:bookmarkEnd w:id="12"/>
      <w:r w:rsidDel="00000000" w:rsidR="00000000" w:rsidRPr="00000000">
        <w:rPr>
          <w:rFonts w:ascii="Source Sans Pro" w:cs="Source Sans Pro" w:eastAsia="Source Sans Pro" w:hAnsi="Source Sans Pro"/>
          <w:b w:val="1"/>
          <w:color w:val="000000"/>
          <w:rtl w:val="0"/>
        </w:rPr>
        <w:t xml:space="preserve">🔹 </w:t>
      </w:r>
      <w:commentRangeStart w:id="2"/>
      <w:commentRangeStart w:id="3"/>
      <w:r w:rsidDel="00000000" w:rsidR="00000000" w:rsidRPr="00000000">
        <w:rPr>
          <w:rFonts w:ascii="Source Sans Pro" w:cs="Source Sans Pro" w:eastAsia="Source Sans Pro" w:hAnsi="Source Sans Pro"/>
          <w:b w:val="1"/>
          <w:color w:val="000000"/>
          <w:rtl w:val="0"/>
        </w:rPr>
        <w:t xml:space="preserve"> Tag Storage &amp; Historical Tracking</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2">
      <w:pPr>
        <w:spacing w:after="240" w:befor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To enable time-based analytics and trend tracking:</w:t>
      </w:r>
    </w:p>
    <w:tbl>
      <w:tblPr>
        <w:tblStyle w:val="Table5"/>
        <w:tblW w:w="7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020"/>
        <w:gridCol w:w="4425"/>
        <w:tblGridChange w:id="0">
          <w:tblGrid>
            <w:gridCol w:w="2025"/>
            <w:gridCol w:w="102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Purpose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doctor_id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Unique ID for the doctor</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tag_name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Tag assigned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snapshot_date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Date when tag was applied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Derived from Compass, CRM, support, etc.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created_at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Timestamp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Audit purposes</w:t>
            </w:r>
          </w:p>
        </w:tc>
      </w:tr>
    </w:tbl>
    <w:p w:rsidR="00000000" w:rsidDel="00000000" w:rsidP="00000000" w:rsidRDefault="00000000" w:rsidRPr="00000000" w14:paraId="000000C5">
      <w:pPr>
        <w:spacing w:after="240" w:before="240" w:lineRule="auto"/>
        <w:rPr>
          <w:rFonts w:ascii="Roboto Mono" w:cs="Roboto Mono" w:eastAsia="Roboto Mono" w:hAnsi="Roboto Mono"/>
        </w:rPr>
      </w:pPr>
      <w:r w:rsidDel="00000000" w:rsidR="00000000" w:rsidRPr="00000000">
        <w:rPr>
          <w:rFonts w:ascii="Source Sans Pro" w:cs="Source Sans Pro" w:eastAsia="Source Sans Pro" w:hAnsi="Source Sans Pro"/>
          <w:b w:val="1"/>
          <w:color w:val="434343"/>
          <w:rtl w:val="0"/>
        </w:rPr>
        <w:t xml:space="preserve">P</w:t>
      </w:r>
      <w:r w:rsidDel="00000000" w:rsidR="00000000" w:rsidRPr="00000000">
        <w:rPr>
          <w:rFonts w:ascii="Source Sans Pro" w:cs="Source Sans Pro" w:eastAsia="Source Sans Pro" w:hAnsi="Source Sans Pro"/>
          <w:b w:val="1"/>
          <w:rtl w:val="0"/>
        </w:rPr>
        <w:t xml:space="preserve">rimary Key:</w:t>
      </w:r>
      <w:r w:rsidDel="00000000" w:rsidR="00000000" w:rsidRPr="00000000">
        <w:rPr>
          <w:rFonts w:ascii="Source Sans Pro" w:cs="Source Sans Pro" w:eastAsia="Source Sans Pro" w:hAnsi="Source Sans Pro"/>
          <w:rtl w:val="0"/>
        </w:rPr>
        <w:t xml:space="preserve"> </w:t>
      </w:r>
      <w:r w:rsidDel="00000000" w:rsidR="00000000" w:rsidRPr="00000000">
        <w:rPr>
          <w:rFonts w:ascii="Roboto Mono" w:cs="Roboto Mono" w:eastAsia="Roboto Mono" w:hAnsi="Roboto Mono"/>
          <w:rtl w:val="0"/>
        </w:rPr>
        <w:t xml:space="preserve">(doctor_id, tag_name, snapshot_date)</w:t>
      </w:r>
    </w:p>
    <w:p w:rsidR="00000000" w:rsidDel="00000000" w:rsidP="00000000" w:rsidRDefault="00000000" w:rsidRPr="00000000" w14:paraId="000000C6">
      <w:pPr>
        <w:spacing w:after="240" w:befor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This design enables:</w:t>
      </w:r>
    </w:p>
    <w:p w:rsidR="00000000" w:rsidDel="00000000" w:rsidP="00000000" w:rsidRDefault="00000000" w:rsidRPr="00000000" w14:paraId="000000C7">
      <w:pPr>
        <w:numPr>
          <w:ilvl w:val="0"/>
          <w:numId w:val="20"/>
        </w:numPr>
        <w:spacing w:after="0" w:afterAutospacing="0" w:befor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Historical tracking of tag evolution</w:t>
      </w:r>
    </w:p>
    <w:p w:rsidR="00000000" w:rsidDel="00000000" w:rsidP="00000000" w:rsidRDefault="00000000" w:rsidRPr="00000000" w14:paraId="000000C8">
      <w:pPr>
        <w:numPr>
          <w:ilvl w:val="0"/>
          <w:numId w:val="20"/>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Arial Unicode MS" w:cs="Arial Unicode MS" w:eastAsia="Arial Unicode MS" w:hAnsi="Arial Unicode MS"/>
          <w:color w:val="434343"/>
          <w:rtl w:val="0"/>
        </w:rPr>
        <w:t xml:space="preserve">Ability to query tag transitions (e.g., AR40 → Power User)</w:t>
      </w:r>
    </w:p>
    <w:p w:rsidR="00000000" w:rsidDel="00000000" w:rsidP="00000000" w:rsidRDefault="00000000" w:rsidRPr="00000000" w14:paraId="000000C9">
      <w:pPr>
        <w:numPr>
          <w:ilvl w:val="0"/>
          <w:numId w:val="20"/>
        </w:numPr>
        <w:spacing w:after="24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Debugging or backtracking past farmer-task mismatches</w:t>
      </w:r>
    </w:p>
    <w:p w:rsidR="00000000" w:rsidDel="00000000" w:rsidP="00000000" w:rsidRDefault="00000000" w:rsidRPr="00000000" w14:paraId="000000CA">
      <w:pPr>
        <w:pStyle w:val="Heading4"/>
        <w:keepNext w:val="0"/>
        <w:keepLines w:val="0"/>
        <w:spacing w:after="80" w:lineRule="auto"/>
        <w:rPr>
          <w:rFonts w:ascii="Source Sans Pro" w:cs="Source Sans Pro" w:eastAsia="Source Sans Pro" w:hAnsi="Source Sans Pro"/>
          <w:b w:val="1"/>
          <w:color w:val="000000"/>
        </w:rPr>
      </w:pPr>
      <w:bookmarkStart w:colFirst="0" w:colLast="0" w:name="_8uivnbq9qwqm" w:id="13"/>
      <w:bookmarkEnd w:id="13"/>
      <w:r w:rsidDel="00000000" w:rsidR="00000000" w:rsidRPr="00000000">
        <w:rPr>
          <w:rFonts w:ascii="Source Sans Pro" w:cs="Source Sans Pro" w:eastAsia="Source Sans Pro" w:hAnsi="Source Sans Pro"/>
          <w:b w:val="1"/>
          <w:color w:val="000000"/>
          <w:rtl w:val="0"/>
        </w:rPr>
        <w:t xml:space="preserve">🔹 Tag Usage in Task Assignment</w:t>
      </w:r>
    </w:p>
    <w:p w:rsidR="00000000" w:rsidDel="00000000" w:rsidP="00000000" w:rsidRDefault="00000000" w:rsidRPr="00000000" w14:paraId="000000CB">
      <w:pPr>
        <w:spacing w:after="240" w:befor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Each tag maps to one or more </w:t>
      </w:r>
      <w:r w:rsidDel="00000000" w:rsidR="00000000" w:rsidRPr="00000000">
        <w:rPr>
          <w:rFonts w:ascii="Source Sans Pro" w:cs="Source Sans Pro" w:eastAsia="Source Sans Pro" w:hAnsi="Source Sans Pro"/>
          <w:b w:val="1"/>
          <w:color w:val="434343"/>
          <w:rtl w:val="0"/>
        </w:rPr>
        <w:t xml:space="preserve">task types</w:t>
      </w:r>
      <w:r w:rsidDel="00000000" w:rsidR="00000000" w:rsidRPr="00000000">
        <w:rPr>
          <w:rFonts w:ascii="Source Sans Pro" w:cs="Source Sans Pro" w:eastAsia="Source Sans Pro" w:hAnsi="Source Sans Pro"/>
          <w:color w:val="434343"/>
          <w:rtl w:val="0"/>
        </w:rPr>
        <w:t xml:space="preserve"> (Visit, Call, Message) and a </w:t>
      </w:r>
      <w:r w:rsidDel="00000000" w:rsidR="00000000" w:rsidRPr="00000000">
        <w:rPr>
          <w:rFonts w:ascii="Source Sans Pro" w:cs="Source Sans Pro" w:eastAsia="Source Sans Pro" w:hAnsi="Source Sans Pro"/>
          <w:b w:val="1"/>
          <w:color w:val="434343"/>
          <w:rtl w:val="0"/>
        </w:rPr>
        <w:t xml:space="preserve">priority level</w:t>
      </w:r>
      <w:r w:rsidDel="00000000" w:rsidR="00000000" w:rsidRPr="00000000">
        <w:rPr>
          <w:rFonts w:ascii="Source Sans Pro" w:cs="Source Sans Pro" w:eastAsia="Source Sans Pro" w:hAnsi="Source Sans Pro"/>
          <w:color w:val="434343"/>
          <w:rtl w:val="0"/>
        </w:rPr>
        <w:t xml:space="preserve">:</w:t>
      </w:r>
    </w:p>
    <w:tbl>
      <w:tblPr>
        <w:tblStyle w:val="Table6"/>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2415"/>
        <w:gridCol w:w="3315"/>
        <w:tblGridChange w:id="0">
          <w:tblGrid>
            <w:gridCol w:w="3600"/>
            <w:gridCol w:w="2415"/>
            <w:gridCol w:w="331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Tag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Task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Priority</w:t>
            </w:r>
            <w:r w:rsidDel="00000000" w:rsidR="00000000" w:rsidRPr="00000000">
              <w:rPr>
                <w:rtl w:val="0"/>
              </w:rPr>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AR40</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AR14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High</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Emerging Power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High</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Support Heavy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High</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KYC</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Pending PAN, AR3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Call / 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Medium / 🟢 Low</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WA Booker 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Low</w:t>
            </w:r>
          </w:p>
        </w:tc>
      </w:tr>
    </w:tbl>
    <w:p w:rsidR="00000000" w:rsidDel="00000000" w:rsidP="00000000" w:rsidRDefault="00000000" w:rsidRPr="00000000" w14:paraId="000000DE">
      <w:pPr>
        <w:spacing w:after="240" w:befor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Tags that </w:t>
      </w:r>
      <w:r w:rsidDel="00000000" w:rsidR="00000000" w:rsidRPr="00000000">
        <w:rPr>
          <w:rFonts w:ascii="Source Sans Pro" w:cs="Source Sans Pro" w:eastAsia="Source Sans Pro" w:hAnsi="Source Sans Pro"/>
          <w:b w:val="1"/>
          <w:color w:val="cc0000"/>
          <w:rtl w:val="0"/>
        </w:rPr>
        <w:t xml:space="preserve">don’t map to any actionable state</w:t>
      </w:r>
      <w:r w:rsidDel="00000000" w:rsidR="00000000" w:rsidRPr="00000000">
        <w:rPr>
          <w:rFonts w:ascii="Source Sans Pro" w:cs="Source Sans Pro" w:eastAsia="Source Sans Pro" w:hAnsi="Source Sans Pro"/>
          <w:color w:val="cc0000"/>
          <w:rtl w:val="0"/>
        </w:rPr>
        <w:t xml:space="preserve"> </w:t>
      </w:r>
      <w:r w:rsidDel="00000000" w:rsidR="00000000" w:rsidRPr="00000000">
        <w:rPr>
          <w:rFonts w:ascii="Source Sans Pro" w:cs="Source Sans Pro" w:eastAsia="Source Sans Pro" w:hAnsi="Source Sans Pro"/>
          <w:color w:val="434343"/>
          <w:rtl w:val="0"/>
        </w:rPr>
        <w:t xml:space="preserve">will not generate a task.</w:t>
      </w:r>
    </w:p>
    <w:p w:rsidR="00000000" w:rsidDel="00000000" w:rsidP="00000000" w:rsidRDefault="00000000" w:rsidRPr="00000000" w14:paraId="000000DF">
      <w:pPr>
        <w:pStyle w:val="Heading4"/>
        <w:keepNext w:val="0"/>
        <w:keepLines w:val="0"/>
        <w:spacing w:after="80" w:lineRule="auto"/>
        <w:rPr/>
      </w:pPr>
      <w:bookmarkStart w:colFirst="0" w:colLast="0" w:name="_obwpulmntn0z" w:id="14"/>
      <w:bookmarkEnd w:id="14"/>
      <w:r w:rsidDel="00000000" w:rsidR="00000000" w:rsidRPr="00000000">
        <w:rPr>
          <w:rFonts w:ascii="Source Sans Pro" w:cs="Source Sans Pro" w:eastAsia="Source Sans Pro" w:hAnsi="Source Sans Pro"/>
          <w:b w:val="1"/>
          <w:color w:val="000000"/>
          <w:rtl w:val="0"/>
        </w:rPr>
        <w:t xml:space="preserve">🔹  Next Steps After Tagging</w:t>
      </w:r>
      <w:r w:rsidDel="00000000" w:rsidR="00000000" w:rsidRPr="00000000">
        <w:rPr>
          <w:b w:val="1"/>
          <w:sz w:val="34"/>
          <w:szCs w:val="34"/>
          <w:rtl w:val="0"/>
        </w:rPr>
        <w:br w:type="textWrapping"/>
      </w:r>
      <w:r w:rsidDel="00000000" w:rsidR="00000000" w:rsidRPr="00000000">
        <w:rPr>
          <w:sz w:val="22"/>
          <w:szCs w:val="22"/>
          <w:rtl w:val="0"/>
        </w:rPr>
        <w:t xml:space="preserve">Once tags are assigned daily:</w:t>
      </w:r>
      <w:r w:rsidDel="00000000" w:rsidR="00000000" w:rsidRPr="00000000">
        <w:rPr>
          <w:rtl w:val="0"/>
        </w:rPr>
      </w:r>
    </w:p>
    <w:p w:rsidR="00000000" w:rsidDel="00000000" w:rsidP="00000000" w:rsidRDefault="00000000" w:rsidRPr="00000000" w14:paraId="000000E0">
      <w:pPr>
        <w:numPr>
          <w:ilvl w:val="0"/>
          <w:numId w:val="22"/>
        </w:numPr>
        <w:spacing w:after="0" w:afterAutospacing="0" w:befor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Tags are </w:t>
      </w:r>
      <w:r w:rsidDel="00000000" w:rsidR="00000000" w:rsidRPr="00000000">
        <w:rPr>
          <w:rFonts w:ascii="Source Sans Pro" w:cs="Source Sans Pro" w:eastAsia="Source Sans Pro" w:hAnsi="Source Sans Pro"/>
          <w:b w:val="1"/>
          <w:color w:val="434343"/>
          <w:rtl w:val="0"/>
        </w:rPr>
        <w:t xml:space="preserve">joined with farmer–doctor mappings</w:t>
      </w:r>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E1">
      <w:pPr>
        <w:numPr>
          <w:ilvl w:val="0"/>
          <w:numId w:val="2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Task engine filters out:</w:t>
      </w:r>
    </w:p>
    <w:p w:rsidR="00000000" w:rsidDel="00000000" w:rsidP="00000000" w:rsidRDefault="00000000" w:rsidRPr="00000000" w14:paraId="000000E2">
      <w:pPr>
        <w:numPr>
          <w:ilvl w:val="1"/>
          <w:numId w:val="22"/>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Doctors without task-worthy tags</w:t>
      </w:r>
    </w:p>
    <w:p w:rsidR="00000000" w:rsidDel="00000000" w:rsidP="00000000" w:rsidRDefault="00000000" w:rsidRPr="00000000" w14:paraId="000000E3">
      <w:pPr>
        <w:numPr>
          <w:ilvl w:val="1"/>
          <w:numId w:val="22"/>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Duplicate open tasks</w:t>
      </w:r>
    </w:p>
    <w:p w:rsidR="00000000" w:rsidDel="00000000" w:rsidP="00000000" w:rsidRDefault="00000000" w:rsidRPr="00000000" w14:paraId="000000E4">
      <w:pPr>
        <w:numPr>
          <w:ilvl w:val="1"/>
          <w:numId w:val="22"/>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Doctors with existing tasks in recent days</w:t>
      </w:r>
    </w:p>
    <w:p w:rsidR="00000000" w:rsidDel="00000000" w:rsidP="00000000" w:rsidRDefault="00000000" w:rsidRPr="00000000" w14:paraId="000000E5">
      <w:pPr>
        <w:numPr>
          <w:ilvl w:val="0"/>
          <w:numId w:val="22"/>
        </w:numPr>
        <w:spacing w:after="24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The final set of </w:t>
      </w:r>
      <w:r w:rsidDel="00000000" w:rsidR="00000000" w:rsidRPr="00000000">
        <w:rPr>
          <w:rFonts w:ascii="Source Sans Pro" w:cs="Source Sans Pro" w:eastAsia="Source Sans Pro" w:hAnsi="Source Sans Pro"/>
          <w:b w:val="1"/>
          <w:color w:val="434343"/>
          <w:rtl w:val="0"/>
        </w:rPr>
        <w:t xml:space="preserve">ranked, de-duplicated tasks per farmer</w:t>
      </w:r>
      <w:r w:rsidDel="00000000" w:rsidR="00000000" w:rsidRPr="00000000">
        <w:rPr>
          <w:rFonts w:ascii="Source Sans Pro" w:cs="Source Sans Pro" w:eastAsia="Source Sans Pro" w:hAnsi="Source Sans Pro"/>
          <w:color w:val="434343"/>
          <w:rtl w:val="0"/>
        </w:rPr>
        <w:t xml:space="preserve"> is pushed to Lystloc API.</w:t>
      </w:r>
    </w:p>
    <w:p w:rsidR="00000000" w:rsidDel="00000000" w:rsidP="00000000" w:rsidRDefault="00000000" w:rsidRPr="00000000" w14:paraId="000000E6">
      <w:pPr>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0E7">
      <w:pPr>
        <w:pStyle w:val="Heading3"/>
        <w:keepNext w:val="0"/>
        <w:keepLines w:val="0"/>
        <w:spacing w:before="280" w:lineRule="auto"/>
        <w:rPr>
          <w:rFonts w:ascii="Source Sans Pro" w:cs="Source Sans Pro" w:eastAsia="Source Sans Pro" w:hAnsi="Source Sans Pro"/>
          <w:b w:val="1"/>
          <w:sz w:val="26"/>
          <w:szCs w:val="26"/>
        </w:rPr>
      </w:pPr>
      <w:bookmarkStart w:colFirst="0" w:colLast="0" w:name="_mtha8w37nthg" w:id="15"/>
      <w:bookmarkEnd w:id="15"/>
      <w:r w:rsidDel="00000000" w:rsidR="00000000" w:rsidRPr="00000000">
        <w:rPr>
          <w:rFonts w:ascii="Arial Unicode MS" w:cs="Arial Unicode MS" w:eastAsia="Arial Unicode MS" w:hAnsi="Arial Unicode MS"/>
          <w:b w:val="1"/>
          <w:sz w:val="26"/>
          <w:szCs w:val="26"/>
          <w:rtl w:val="0"/>
        </w:rPr>
        <w:t xml:space="preserve">2. Mapping of Field Agents &amp; Partner Clinic Locations (OH ↔ Lystloc)</w:t>
      </w:r>
    </w:p>
    <w:p w:rsidR="00000000" w:rsidDel="00000000" w:rsidP="00000000" w:rsidRDefault="00000000" w:rsidRPr="00000000" w14:paraId="000000E8">
      <w:pPr>
        <w:pStyle w:val="Heading4"/>
        <w:spacing w:after="40" w:before="240" w:lineRule="auto"/>
        <w:rPr>
          <w:rFonts w:ascii="Source Sans Pro" w:cs="Source Sans Pro" w:eastAsia="Source Sans Pro" w:hAnsi="Source Sans Pro"/>
          <w:b w:val="1"/>
          <w:color w:val="000000"/>
        </w:rPr>
      </w:pPr>
      <w:bookmarkStart w:colFirst="0" w:colLast="0" w:name="_oxhauxtl2wmt" w:id="16"/>
      <w:bookmarkEnd w:id="16"/>
      <w:r w:rsidDel="00000000" w:rsidR="00000000" w:rsidRPr="00000000">
        <w:rPr>
          <w:rFonts w:ascii="Source Sans Pro" w:cs="Source Sans Pro" w:eastAsia="Source Sans Pro" w:hAnsi="Source Sans Pro"/>
          <w:b w:val="1"/>
          <w:color w:val="000000"/>
          <w:rtl w:val="0"/>
        </w:rPr>
        <w:t xml:space="preserve">🔹 Objective:</w:t>
      </w:r>
    </w:p>
    <w:p w:rsidR="00000000" w:rsidDel="00000000" w:rsidP="00000000" w:rsidRDefault="00000000" w:rsidRPr="00000000" w14:paraId="000000E9">
      <w:pPr>
        <w:keepNext w:val="0"/>
        <w:keepLines w:val="0"/>
        <w:spacing w:after="40" w:before="240" w:lineRule="auto"/>
        <w:rPr/>
      </w:pPr>
      <w:r w:rsidDel="00000000" w:rsidR="00000000" w:rsidRPr="00000000">
        <w:rPr>
          <w:rtl w:val="0"/>
        </w:rPr>
        <w:t xml:space="preserve">Ensure correct mapping between Orange Health’s backend and Lystloc for accurate visit task creation and adherence tracking.</w:t>
      </w:r>
    </w:p>
    <w:p w:rsidR="00000000" w:rsidDel="00000000" w:rsidP="00000000" w:rsidRDefault="00000000" w:rsidRPr="00000000" w14:paraId="000000EA">
      <w:pPr>
        <w:pStyle w:val="Heading4"/>
        <w:keepNext w:val="0"/>
        <w:keepLines w:val="0"/>
        <w:spacing w:after="40" w:before="240" w:lineRule="auto"/>
        <w:rPr>
          <w:rFonts w:ascii="Source Sans Pro" w:cs="Source Sans Pro" w:eastAsia="Source Sans Pro" w:hAnsi="Source Sans Pro"/>
          <w:b w:val="1"/>
          <w:color w:val="434343"/>
          <w:sz w:val="22"/>
          <w:szCs w:val="22"/>
        </w:rPr>
      </w:pPr>
      <w:bookmarkStart w:colFirst="0" w:colLast="0" w:name="_48xqij2mau4v" w:id="17"/>
      <w:bookmarkEnd w:id="17"/>
      <w:r w:rsidDel="00000000" w:rsidR="00000000" w:rsidRPr="00000000">
        <w:rPr>
          <w:rFonts w:ascii="Source Sans Pro" w:cs="Source Sans Pro" w:eastAsia="Source Sans Pro" w:hAnsi="Source Sans Pro"/>
          <w:b w:val="1"/>
          <w:color w:val="434343"/>
          <w:sz w:val="22"/>
          <w:szCs w:val="22"/>
          <w:rtl w:val="0"/>
        </w:rPr>
        <w:t xml:space="preserve">🔹 What Needs to Happen:</w:t>
      </w:r>
    </w:p>
    <w:p w:rsidR="00000000" w:rsidDel="00000000" w:rsidP="00000000" w:rsidRDefault="00000000" w:rsidRPr="00000000" w14:paraId="000000EB">
      <w:pPr>
        <w:numPr>
          <w:ilvl w:val="0"/>
          <w:numId w:val="16"/>
        </w:numPr>
        <w:spacing w:after="0" w:afterAutospacing="0" w:befor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Partner Clinics Mapping:</w:t>
        <w:br w:type="textWrapping"/>
      </w:r>
      <w:r w:rsidDel="00000000" w:rsidR="00000000" w:rsidRPr="00000000">
        <w:rPr>
          <w:rFonts w:ascii="Source Sans Pro" w:cs="Source Sans Pro" w:eastAsia="Source Sans Pro" w:hAnsi="Source Sans Pro"/>
          <w:color w:val="434343"/>
          <w:rtl w:val="0"/>
        </w:rPr>
        <w:t xml:space="preserve">Use existing clinic data in OH backend (partner ID, name, address, coordinates) to </w:t>
      </w:r>
      <w:r w:rsidDel="00000000" w:rsidR="00000000" w:rsidRPr="00000000">
        <w:rPr>
          <w:rFonts w:ascii="Source Sans Pro" w:cs="Source Sans Pro" w:eastAsia="Source Sans Pro" w:hAnsi="Source Sans Pro"/>
          <w:b w:val="1"/>
          <w:color w:val="434343"/>
          <w:rtl w:val="0"/>
        </w:rPr>
        <w:t xml:space="preserve">create Customer records in Lystloc</w:t>
      </w:r>
      <w:r w:rsidDel="00000000" w:rsidR="00000000" w:rsidRPr="00000000">
        <w:rPr>
          <w:rFonts w:ascii="Source Sans Pro" w:cs="Source Sans Pro" w:eastAsia="Source Sans Pro" w:hAnsi="Source Sans Pro"/>
          <w:color w:val="434343"/>
          <w:rtl w:val="0"/>
        </w:rPr>
        <w:t xml:space="preserve">.</w:t>
      </w:r>
    </w:p>
    <w:p w:rsidR="00000000" w:rsidDel="00000000" w:rsidP="00000000" w:rsidRDefault="00000000" w:rsidRPr="00000000" w14:paraId="000000EC">
      <w:pPr>
        <w:numPr>
          <w:ilvl w:val="1"/>
          <w:numId w:val="16"/>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These customer records will be used to assign visit and non-visit tasks.</w:t>
      </w:r>
    </w:p>
    <w:p w:rsidR="00000000" w:rsidDel="00000000" w:rsidP="00000000" w:rsidRDefault="00000000" w:rsidRPr="00000000" w14:paraId="000000ED">
      <w:pPr>
        <w:numPr>
          <w:ilvl w:val="1"/>
          <w:numId w:val="16"/>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Accurate clinic location is critical, as it will define </w:t>
      </w:r>
      <w:r w:rsidDel="00000000" w:rsidR="00000000" w:rsidRPr="00000000">
        <w:rPr>
          <w:rFonts w:ascii="Source Sans Pro" w:cs="Source Sans Pro" w:eastAsia="Source Sans Pro" w:hAnsi="Source Sans Pro"/>
          <w:b w:val="1"/>
          <w:color w:val="434343"/>
          <w:rtl w:val="0"/>
        </w:rPr>
        <w:t xml:space="preserve">whether a farmer’s check-in counts as a valid visit</w:t>
      </w:r>
      <w:r w:rsidDel="00000000" w:rsidR="00000000" w:rsidRPr="00000000">
        <w:rPr>
          <w:rFonts w:ascii="Source Sans Pro" w:cs="Source Sans Pro" w:eastAsia="Source Sans Pro" w:hAnsi="Source Sans Pro"/>
          <w:color w:val="434343"/>
          <w:rtl w:val="0"/>
        </w:rPr>
        <w:t xml:space="preserve">.</w:t>
        <w:br w:type="textWrapping"/>
      </w:r>
    </w:p>
    <w:p w:rsidR="00000000" w:rsidDel="00000000" w:rsidP="00000000" w:rsidRDefault="00000000" w:rsidRPr="00000000" w14:paraId="000000EE">
      <w:pPr>
        <w:numPr>
          <w:ilvl w:val="0"/>
          <w:numId w:val="16"/>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Field Agent Mapping:</w:t>
      </w:r>
    </w:p>
    <w:p w:rsidR="00000000" w:rsidDel="00000000" w:rsidP="00000000" w:rsidRDefault="00000000" w:rsidRPr="00000000" w14:paraId="000000EF">
      <w:pPr>
        <w:numPr>
          <w:ilvl w:val="1"/>
          <w:numId w:val="16"/>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Farmers already use Lystloc accounts for daily check-ins.</w:t>
      </w:r>
    </w:p>
    <w:p w:rsidR="00000000" w:rsidDel="00000000" w:rsidP="00000000" w:rsidRDefault="00000000" w:rsidRPr="00000000" w14:paraId="000000F0">
      <w:pPr>
        <w:numPr>
          <w:ilvl w:val="1"/>
          <w:numId w:val="16"/>
        </w:numPr>
        <w:spacing w:after="24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These </w:t>
      </w:r>
      <w:r w:rsidDel="00000000" w:rsidR="00000000" w:rsidRPr="00000000">
        <w:rPr>
          <w:rFonts w:ascii="Source Sans Pro" w:cs="Source Sans Pro" w:eastAsia="Source Sans Pro" w:hAnsi="Source Sans Pro"/>
          <w:b w:val="1"/>
          <w:color w:val="434343"/>
          <w:rtl w:val="0"/>
        </w:rPr>
        <w:t xml:space="preserve">Lystloc user IDs must be mapped to farmer IDs in OH backend</w:t>
      </w:r>
      <w:r w:rsidDel="00000000" w:rsidR="00000000" w:rsidRPr="00000000">
        <w:rPr>
          <w:rFonts w:ascii="Source Sans Pro" w:cs="Source Sans Pro" w:eastAsia="Source Sans Pro" w:hAnsi="Source Sans Pro"/>
          <w:color w:val="434343"/>
          <w:rtl w:val="0"/>
        </w:rPr>
        <w:t xml:space="preserve">, so that tasks are correctly assigned and adherence can be tracked.</w:t>
        <w:br w:type="textWrapping"/>
      </w:r>
    </w:p>
    <w:p w:rsidR="00000000" w:rsidDel="00000000" w:rsidP="00000000" w:rsidRDefault="00000000" w:rsidRPr="00000000" w14:paraId="000000F1">
      <w:pPr>
        <w:spacing w:after="240" w:befor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Following are the </w:t>
      </w:r>
      <w:r w:rsidDel="00000000" w:rsidR="00000000" w:rsidRPr="00000000">
        <w:rPr>
          <w:rFonts w:ascii="Source Sans Pro" w:cs="Source Sans Pro" w:eastAsia="Source Sans Pro" w:hAnsi="Source Sans Pro"/>
          <w:b w:val="1"/>
          <w:color w:val="434343"/>
          <w:rtl w:val="0"/>
        </w:rPr>
        <w:t xml:space="preserve">fields that will be needed to create customers (doctors) in Lystloc</w:t>
      </w:r>
      <w:r w:rsidDel="00000000" w:rsidR="00000000" w:rsidRPr="00000000">
        <w:rPr>
          <w:rFonts w:ascii="Source Sans Pro" w:cs="Source Sans Pro" w:eastAsia="Source Sans Pro" w:hAnsi="Source Sans Pro"/>
          <w:color w:val="434343"/>
          <w:rtl w:val="0"/>
        </w:rPr>
        <w:t xml:space="preserve"> -&gt; LystCRM module.</w:t>
      </w:r>
    </w:p>
    <w:p w:rsidR="00000000" w:rsidDel="00000000" w:rsidP="00000000" w:rsidRDefault="00000000" w:rsidRPr="00000000" w14:paraId="000000F2">
      <w:pPr>
        <w:numPr>
          <w:ilvl w:val="0"/>
          <w:numId w:val="2"/>
        </w:numPr>
        <w:spacing w:after="0" w:afterAutospacing="0" w:befor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Customer Code</w:t>
      </w:r>
      <w:r w:rsidDel="00000000" w:rsidR="00000000" w:rsidRPr="00000000">
        <w:rPr>
          <w:rFonts w:ascii="Source Sans Pro" w:cs="Source Sans Pro" w:eastAsia="Source Sans Pro" w:hAnsi="Source Sans Pro"/>
          <w:color w:val="434343"/>
          <w:rtl w:val="0"/>
        </w:rPr>
        <w:t xml:space="preserve"> – Unique ID for the doctor/clinic (same as Partner ID in OH backend)</w:t>
      </w:r>
    </w:p>
    <w:p w:rsidR="00000000" w:rsidDel="00000000" w:rsidP="00000000" w:rsidRDefault="00000000" w:rsidRPr="00000000" w14:paraId="000000F3">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First Name </w:t>
      </w:r>
      <w:r w:rsidDel="00000000" w:rsidR="00000000" w:rsidRPr="00000000">
        <w:rPr>
          <w:rFonts w:ascii="Source Sans Pro" w:cs="Source Sans Pro" w:eastAsia="Source Sans Pro" w:hAnsi="Source Sans Pro"/>
          <w:color w:val="434343"/>
          <w:rtl w:val="0"/>
        </w:rPr>
        <w:t xml:space="preserve">– Partner’s first name</w:t>
      </w:r>
    </w:p>
    <w:p w:rsidR="00000000" w:rsidDel="00000000" w:rsidP="00000000" w:rsidRDefault="00000000" w:rsidRPr="00000000" w14:paraId="000000F4">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Last Name</w:t>
      </w:r>
      <w:r w:rsidDel="00000000" w:rsidR="00000000" w:rsidRPr="00000000">
        <w:rPr>
          <w:rFonts w:ascii="Source Sans Pro" w:cs="Source Sans Pro" w:eastAsia="Source Sans Pro" w:hAnsi="Source Sans Pro"/>
          <w:color w:val="434343"/>
          <w:rtl w:val="0"/>
        </w:rPr>
        <w:t xml:space="preserve"> – Partner’s last name</w:t>
      </w:r>
    </w:p>
    <w:p w:rsidR="00000000" w:rsidDel="00000000" w:rsidP="00000000" w:rsidRDefault="00000000" w:rsidRPr="00000000" w14:paraId="000000F5">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Email</w:t>
      </w:r>
      <w:r w:rsidDel="00000000" w:rsidR="00000000" w:rsidRPr="00000000">
        <w:rPr>
          <w:rFonts w:ascii="Source Sans Pro" w:cs="Source Sans Pro" w:eastAsia="Source Sans Pro" w:hAnsi="Source Sans Pro"/>
          <w:color w:val="434343"/>
          <w:rtl w:val="0"/>
        </w:rPr>
        <w:t xml:space="preserve"> – Doctor’s registered email address (if available)</w:t>
      </w:r>
    </w:p>
    <w:p w:rsidR="00000000" w:rsidDel="00000000" w:rsidP="00000000" w:rsidRDefault="00000000" w:rsidRPr="00000000" w14:paraId="000000F6">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Phone Number</w:t>
      </w:r>
      <w:r w:rsidDel="00000000" w:rsidR="00000000" w:rsidRPr="00000000">
        <w:rPr>
          <w:rFonts w:ascii="Source Sans Pro" w:cs="Source Sans Pro" w:eastAsia="Source Sans Pro" w:hAnsi="Source Sans Pro"/>
          <w:color w:val="434343"/>
          <w:rtl w:val="0"/>
        </w:rPr>
        <w:t xml:space="preserve"> – Doctor’s phone number (used for support/ticket mapping)</w:t>
      </w:r>
    </w:p>
    <w:p w:rsidR="00000000" w:rsidDel="00000000" w:rsidP="00000000" w:rsidRDefault="00000000" w:rsidRPr="00000000" w14:paraId="000000F7">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Medical Registration Number</w:t>
      </w:r>
      <w:r w:rsidDel="00000000" w:rsidR="00000000" w:rsidRPr="00000000">
        <w:rPr>
          <w:rFonts w:ascii="Source Sans Pro" w:cs="Source Sans Pro" w:eastAsia="Source Sans Pro" w:hAnsi="Source Sans Pro"/>
          <w:color w:val="434343"/>
          <w:rtl w:val="0"/>
        </w:rPr>
        <w:t xml:space="preserve"> – Official registration number of the doctor (optional, if available)</w:t>
      </w:r>
    </w:p>
    <w:p w:rsidR="00000000" w:rsidDel="00000000" w:rsidP="00000000" w:rsidRDefault="00000000" w:rsidRPr="00000000" w14:paraId="000000F8">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Address – City</w:t>
      </w:r>
      <w:r w:rsidDel="00000000" w:rsidR="00000000" w:rsidRPr="00000000">
        <w:rPr>
          <w:rFonts w:ascii="Source Sans Pro" w:cs="Source Sans Pro" w:eastAsia="Source Sans Pro" w:hAnsi="Source Sans Pro"/>
          <w:color w:val="434343"/>
          <w:rtl w:val="0"/>
        </w:rPr>
        <w:t xml:space="preserve"> – City where the clinic is located</w:t>
      </w:r>
    </w:p>
    <w:p w:rsidR="00000000" w:rsidDel="00000000" w:rsidP="00000000" w:rsidRDefault="00000000" w:rsidRPr="00000000" w14:paraId="000000F9">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Address – Locality</w:t>
      </w:r>
      <w:r w:rsidDel="00000000" w:rsidR="00000000" w:rsidRPr="00000000">
        <w:rPr>
          <w:rFonts w:ascii="Source Sans Pro" w:cs="Source Sans Pro" w:eastAsia="Source Sans Pro" w:hAnsi="Source Sans Pro"/>
          <w:color w:val="434343"/>
          <w:rtl w:val="0"/>
        </w:rPr>
        <w:t xml:space="preserve"> – Specific locality or neighborhood of the clinic</w:t>
      </w:r>
    </w:p>
    <w:p w:rsidR="00000000" w:rsidDel="00000000" w:rsidP="00000000" w:rsidRDefault="00000000" w:rsidRPr="00000000" w14:paraId="000000FA">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Address – Lat, Long</w:t>
      </w:r>
      <w:r w:rsidDel="00000000" w:rsidR="00000000" w:rsidRPr="00000000">
        <w:rPr>
          <w:rFonts w:ascii="Source Sans Pro" w:cs="Source Sans Pro" w:eastAsia="Source Sans Pro" w:hAnsi="Source Sans Pro"/>
          <w:color w:val="434343"/>
          <w:rtl w:val="0"/>
        </w:rPr>
        <w:t xml:space="preserve"> – GPS coordinates of the clinic (used for check-in validation)</w:t>
      </w:r>
    </w:p>
    <w:p w:rsidR="00000000" w:rsidDel="00000000" w:rsidP="00000000" w:rsidRDefault="00000000" w:rsidRPr="00000000" w14:paraId="000000FB">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Address – Full Address</w:t>
      </w:r>
      <w:r w:rsidDel="00000000" w:rsidR="00000000" w:rsidRPr="00000000">
        <w:rPr>
          <w:rFonts w:ascii="Source Sans Pro" w:cs="Source Sans Pro" w:eastAsia="Source Sans Pro" w:hAnsi="Source Sans Pro"/>
          <w:color w:val="434343"/>
          <w:rtl w:val="0"/>
        </w:rPr>
        <w:t xml:space="preserve"> – Complete address string of the clinic</w:t>
      </w:r>
    </w:p>
    <w:p w:rsidR="00000000" w:rsidDel="00000000" w:rsidP="00000000" w:rsidRDefault="00000000" w:rsidRPr="00000000" w14:paraId="000000FC">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Tags</w:t>
      </w:r>
      <w:r w:rsidDel="00000000" w:rsidR="00000000" w:rsidRPr="00000000">
        <w:rPr>
          <w:rFonts w:ascii="Source Sans Pro" w:cs="Source Sans Pro" w:eastAsia="Source Sans Pro" w:hAnsi="Source Sans Pro"/>
          <w:color w:val="434343"/>
          <w:rtl w:val="0"/>
        </w:rPr>
        <w:t xml:space="preserve"> – Tags representing churn risk, power user potential, etc. (e.g., AR40, Power User)</w:t>
      </w:r>
    </w:p>
    <w:p w:rsidR="00000000" w:rsidDel="00000000" w:rsidP="00000000" w:rsidRDefault="00000000" w:rsidRPr="00000000" w14:paraId="000000FD">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Speciality</w:t>
      </w:r>
      <w:r w:rsidDel="00000000" w:rsidR="00000000" w:rsidRPr="00000000">
        <w:rPr>
          <w:rFonts w:ascii="Source Sans Pro" w:cs="Source Sans Pro" w:eastAsia="Source Sans Pro" w:hAnsi="Source Sans Pro"/>
          <w:color w:val="434343"/>
          <w:rtl w:val="0"/>
        </w:rPr>
        <w:t xml:space="preserve"> – Doctor’s specialty (e.g., Diabetologist, Dermatologist)</w:t>
      </w:r>
    </w:p>
    <w:p w:rsidR="00000000" w:rsidDel="00000000" w:rsidP="00000000" w:rsidRDefault="00000000" w:rsidRPr="00000000" w14:paraId="000000FE">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Hunter</w:t>
      </w:r>
      <w:r w:rsidDel="00000000" w:rsidR="00000000" w:rsidRPr="00000000">
        <w:rPr>
          <w:rFonts w:ascii="Source Sans Pro" w:cs="Source Sans Pro" w:eastAsia="Source Sans Pro" w:hAnsi="Source Sans Pro"/>
          <w:color w:val="434343"/>
          <w:rtl w:val="0"/>
        </w:rPr>
        <w:t xml:space="preserve"> – Name &amp; ID of the field sales person who onboarded the doctor</w:t>
      </w:r>
    </w:p>
    <w:p w:rsidR="00000000" w:rsidDel="00000000" w:rsidP="00000000" w:rsidRDefault="00000000" w:rsidRPr="00000000" w14:paraId="000000FF">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Farmer</w:t>
      </w:r>
      <w:r w:rsidDel="00000000" w:rsidR="00000000" w:rsidRPr="00000000">
        <w:rPr>
          <w:rFonts w:ascii="Source Sans Pro" w:cs="Source Sans Pro" w:eastAsia="Source Sans Pro" w:hAnsi="Source Sans Pro"/>
          <w:color w:val="434343"/>
          <w:rtl w:val="0"/>
        </w:rPr>
        <w:t xml:space="preserve"> – Name &amp; ID of the current farmer managing the account</w:t>
      </w:r>
    </w:p>
    <w:p w:rsidR="00000000" w:rsidDel="00000000" w:rsidP="00000000" w:rsidRDefault="00000000" w:rsidRPr="00000000" w14:paraId="00000100">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Sold On</w:t>
      </w:r>
      <w:r w:rsidDel="00000000" w:rsidR="00000000" w:rsidRPr="00000000">
        <w:rPr>
          <w:rFonts w:ascii="Source Sans Pro" w:cs="Source Sans Pro" w:eastAsia="Source Sans Pro" w:hAnsi="Source Sans Pro"/>
          <w:color w:val="434343"/>
          <w:rtl w:val="0"/>
        </w:rPr>
        <w:t xml:space="preserve"> – Date when the doctor paid ₹2,000 (for at-home service; null for in-clinic)</w:t>
      </w:r>
    </w:p>
    <w:p w:rsidR="00000000" w:rsidDel="00000000" w:rsidP="00000000" w:rsidRDefault="00000000" w:rsidRPr="00000000" w14:paraId="00000101">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Onboarded On</w:t>
      </w:r>
      <w:r w:rsidDel="00000000" w:rsidR="00000000" w:rsidRPr="00000000">
        <w:rPr>
          <w:rFonts w:ascii="Source Sans Pro" w:cs="Source Sans Pro" w:eastAsia="Source Sans Pro" w:hAnsi="Source Sans Pro"/>
          <w:color w:val="434343"/>
          <w:rtl w:val="0"/>
        </w:rPr>
        <w:t xml:space="preserve"> – Date the doctor was onboarded</w:t>
      </w:r>
    </w:p>
    <w:p w:rsidR="00000000" w:rsidDel="00000000" w:rsidP="00000000" w:rsidRDefault="00000000" w:rsidRPr="00000000" w14:paraId="00000102">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Registered On</w:t>
      </w:r>
      <w:r w:rsidDel="00000000" w:rsidR="00000000" w:rsidRPr="00000000">
        <w:rPr>
          <w:rFonts w:ascii="Source Sans Pro" w:cs="Source Sans Pro" w:eastAsia="Source Sans Pro" w:hAnsi="Source Sans Pro"/>
          <w:color w:val="434343"/>
          <w:rtl w:val="0"/>
        </w:rPr>
        <w:t xml:space="preserve"> – Date of registration with Orange Health</w:t>
      </w:r>
    </w:p>
    <w:p w:rsidR="00000000" w:rsidDel="00000000" w:rsidP="00000000" w:rsidRDefault="00000000" w:rsidRPr="00000000" w14:paraId="00000103">
      <w:pPr>
        <w:numPr>
          <w:ilvl w:val="0"/>
          <w:numId w:val="2"/>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PAN </w:t>
      </w:r>
      <w:r w:rsidDel="00000000" w:rsidR="00000000" w:rsidRPr="00000000">
        <w:rPr>
          <w:rFonts w:ascii="Source Sans Pro" w:cs="Source Sans Pro" w:eastAsia="Source Sans Pro" w:hAnsi="Source Sans Pro"/>
          <w:color w:val="434343"/>
          <w:rtl w:val="0"/>
        </w:rPr>
        <w:t xml:space="preserve">– PAN number of the doctor or clinic (if available)</w:t>
      </w:r>
    </w:p>
    <w:p w:rsidR="00000000" w:rsidDel="00000000" w:rsidP="00000000" w:rsidRDefault="00000000" w:rsidRPr="00000000" w14:paraId="00000104">
      <w:pPr>
        <w:numPr>
          <w:ilvl w:val="0"/>
          <w:numId w:val="2"/>
        </w:numPr>
        <w:spacing w:after="0" w:afterAutospacing="0" w:before="0" w:beforeAutospacing="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b w:val="1"/>
          <w:color w:val="434343"/>
          <w:rtl w:val="0"/>
        </w:rPr>
        <w:t xml:space="preserve">Bank Account Details Added</w:t>
      </w:r>
      <w:r w:rsidDel="00000000" w:rsidR="00000000" w:rsidRPr="00000000">
        <w:rPr>
          <w:rFonts w:ascii="Source Sans Pro" w:cs="Source Sans Pro" w:eastAsia="Source Sans Pro" w:hAnsi="Source Sans Pro"/>
          <w:color w:val="434343"/>
          <w:rtl w:val="0"/>
        </w:rPr>
        <w:t xml:space="preserve"> - Whether bank account details have been added by the doctor (Y/N)</w:t>
      </w:r>
    </w:p>
    <w:p w:rsidR="00000000" w:rsidDel="00000000" w:rsidP="00000000" w:rsidRDefault="00000000" w:rsidRPr="00000000" w14:paraId="00000105">
      <w:pPr>
        <w:numPr>
          <w:ilvl w:val="0"/>
          <w:numId w:val="2"/>
        </w:numPr>
        <w:spacing w:after="24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Status</w:t>
      </w:r>
      <w:r w:rsidDel="00000000" w:rsidR="00000000" w:rsidRPr="00000000">
        <w:rPr>
          <w:rFonts w:ascii="Source Sans Pro" w:cs="Source Sans Pro" w:eastAsia="Source Sans Pro" w:hAnsi="Source Sans Pro"/>
          <w:color w:val="434343"/>
          <w:rtl w:val="0"/>
        </w:rPr>
        <w:t xml:space="preserve"> – Current working status of the doctor (Active, Inactive)</w:t>
      </w:r>
      <w:r w:rsidDel="00000000" w:rsidR="00000000" w:rsidRPr="00000000">
        <w:rPr>
          <w:rtl w:val="0"/>
        </w:rPr>
      </w:r>
    </w:p>
    <w:p w:rsidR="00000000" w:rsidDel="00000000" w:rsidP="00000000" w:rsidRDefault="00000000" w:rsidRPr="00000000" w14:paraId="00000106">
      <w:pPr>
        <w:spacing w:after="240" w:befor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When a new doctor gets onboarded on OMS, a scheduled job can be implemented to add newly registered ones onto Lystloc, whilst all existing partners will have to be created with a one-time job.</w:t>
      </w:r>
    </w:p>
    <w:p w:rsidR="00000000" w:rsidDel="00000000" w:rsidP="00000000" w:rsidRDefault="00000000" w:rsidRPr="00000000" w14:paraId="00000107">
      <w:pPr>
        <w:rPr>
          <w:rFonts w:ascii="Source Sans Pro" w:cs="Source Sans Pro" w:eastAsia="Source Sans Pro" w:hAnsi="Source Sans Pro"/>
          <w:b w:val="1"/>
          <w:color w:val="434343"/>
          <w:sz w:val="22"/>
          <w:szCs w:val="22"/>
        </w:rPr>
      </w:pPr>
      <w:r w:rsidDel="00000000" w:rsidR="00000000" w:rsidRPr="00000000">
        <w:rPr>
          <w:rFonts w:ascii="Source Sans Pro" w:cs="Source Sans Pro" w:eastAsia="Source Sans Pro" w:hAnsi="Source Sans Pro"/>
          <w:b w:val="1"/>
          <w:color w:val="434343"/>
          <w:sz w:val="22"/>
          <w:szCs w:val="22"/>
          <w:rtl w:val="0"/>
        </w:rPr>
        <w:t xml:space="preserve">🔹 Why This Is Important:</w:t>
      </w:r>
    </w:p>
    <w:p w:rsidR="00000000" w:rsidDel="00000000" w:rsidP="00000000" w:rsidRDefault="00000000" w:rsidRPr="00000000" w14:paraId="00000108">
      <w:pPr>
        <w:numPr>
          <w:ilvl w:val="0"/>
          <w:numId w:val="7"/>
        </w:numPr>
        <w:spacing w:after="0" w:afterAutospacing="0" w:befor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Enables </w:t>
      </w:r>
      <w:r w:rsidDel="00000000" w:rsidR="00000000" w:rsidRPr="00000000">
        <w:rPr>
          <w:rFonts w:ascii="Source Sans Pro" w:cs="Source Sans Pro" w:eastAsia="Source Sans Pro" w:hAnsi="Source Sans Pro"/>
          <w:b w:val="1"/>
          <w:color w:val="434343"/>
          <w:rtl w:val="0"/>
        </w:rPr>
        <w:t xml:space="preserve">automated task creation</w:t>
      </w:r>
      <w:r w:rsidDel="00000000" w:rsidR="00000000" w:rsidRPr="00000000">
        <w:rPr>
          <w:rFonts w:ascii="Source Sans Pro" w:cs="Source Sans Pro" w:eastAsia="Source Sans Pro" w:hAnsi="Source Sans Pro"/>
          <w:color w:val="434343"/>
          <w:rtl w:val="0"/>
        </w:rPr>
        <w:t xml:space="preserve"> for each farmer against the right doctors.</w:t>
      </w:r>
    </w:p>
    <w:p w:rsidR="00000000" w:rsidDel="00000000" w:rsidP="00000000" w:rsidRDefault="00000000" w:rsidRPr="00000000" w14:paraId="00000109">
      <w:pPr>
        <w:numPr>
          <w:ilvl w:val="0"/>
          <w:numId w:val="7"/>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Ensures </w:t>
      </w:r>
      <w:r w:rsidDel="00000000" w:rsidR="00000000" w:rsidRPr="00000000">
        <w:rPr>
          <w:rFonts w:ascii="Source Sans Pro" w:cs="Source Sans Pro" w:eastAsia="Source Sans Pro" w:hAnsi="Source Sans Pro"/>
          <w:b w:val="1"/>
          <w:color w:val="434343"/>
          <w:rtl w:val="0"/>
        </w:rPr>
        <w:t xml:space="preserve">check-in location is matched</w:t>
      </w:r>
      <w:r w:rsidDel="00000000" w:rsidR="00000000" w:rsidRPr="00000000">
        <w:rPr>
          <w:rFonts w:ascii="Source Sans Pro" w:cs="Source Sans Pro" w:eastAsia="Source Sans Pro" w:hAnsi="Source Sans Pro"/>
          <w:color w:val="434343"/>
          <w:rtl w:val="0"/>
        </w:rPr>
        <w:t xml:space="preserve"> to clinic location to validate visits.</w:t>
      </w:r>
    </w:p>
    <w:p w:rsidR="00000000" w:rsidDel="00000000" w:rsidP="00000000" w:rsidRDefault="00000000" w:rsidRPr="00000000" w14:paraId="0000010A">
      <w:pPr>
        <w:numPr>
          <w:ilvl w:val="0"/>
          <w:numId w:val="7"/>
        </w:numPr>
        <w:spacing w:after="24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Allows seamless </w:t>
      </w:r>
      <w:r w:rsidDel="00000000" w:rsidR="00000000" w:rsidRPr="00000000">
        <w:rPr>
          <w:rFonts w:ascii="Source Sans Pro" w:cs="Source Sans Pro" w:eastAsia="Source Sans Pro" w:hAnsi="Source Sans Pro"/>
          <w:b w:val="1"/>
          <w:color w:val="434343"/>
          <w:rtl w:val="0"/>
        </w:rPr>
        <w:t xml:space="preserve">reading of completed task data</w:t>
      </w:r>
      <w:r w:rsidDel="00000000" w:rsidR="00000000" w:rsidRPr="00000000">
        <w:rPr>
          <w:rFonts w:ascii="Source Sans Pro" w:cs="Source Sans Pro" w:eastAsia="Source Sans Pro" w:hAnsi="Source Sans Pro"/>
          <w:color w:val="434343"/>
          <w:rtl w:val="0"/>
        </w:rPr>
        <w:t xml:space="preserve"> from Lystloc back into OH systems.</w:t>
      </w:r>
    </w:p>
    <w:p w:rsidR="00000000" w:rsidDel="00000000" w:rsidP="00000000" w:rsidRDefault="00000000" w:rsidRPr="00000000" w14:paraId="0000010B">
      <w:pPr>
        <w:pStyle w:val="Heading3"/>
        <w:keepNext w:val="0"/>
        <w:keepLines w:val="0"/>
        <w:spacing w:before="280" w:lineRule="auto"/>
        <w:rPr>
          <w:rFonts w:ascii="Source Sans Pro" w:cs="Source Sans Pro" w:eastAsia="Source Sans Pro" w:hAnsi="Source Sans Pro"/>
          <w:b w:val="1"/>
          <w:sz w:val="26"/>
          <w:szCs w:val="26"/>
        </w:rPr>
      </w:pPr>
      <w:bookmarkStart w:colFirst="0" w:colLast="0" w:name="_eptmsof8597" w:id="18"/>
      <w:bookmarkEnd w:id="18"/>
      <w:r w:rsidDel="00000000" w:rsidR="00000000" w:rsidRPr="00000000">
        <w:rPr>
          <w:rFonts w:ascii="Source Sans Pro" w:cs="Source Sans Pro" w:eastAsia="Source Sans Pro" w:hAnsi="Source Sans Pro"/>
          <w:b w:val="1"/>
          <w:sz w:val="26"/>
          <w:szCs w:val="26"/>
          <w:rtl w:val="0"/>
        </w:rPr>
        <w:t xml:space="preserve">3. Defining &amp; Creating Tasks for Every Farmer Daily (Push to Lystloc)</w:t>
      </w:r>
    </w:p>
    <w:p w:rsidR="00000000" w:rsidDel="00000000" w:rsidP="00000000" w:rsidRDefault="00000000" w:rsidRPr="00000000" w14:paraId="0000010C">
      <w:pPr>
        <w:pStyle w:val="Heading4"/>
        <w:spacing w:after="40" w:before="240" w:lineRule="auto"/>
        <w:rPr/>
      </w:pPr>
      <w:bookmarkStart w:colFirst="0" w:colLast="0" w:name="_2usdjc6oijxm" w:id="19"/>
      <w:bookmarkEnd w:id="19"/>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b w:val="1"/>
          <w:color w:val="000000"/>
          <w:sz w:val="22"/>
          <w:szCs w:val="22"/>
          <w:rtl w:val="0"/>
        </w:rPr>
        <w:t xml:space="preserve">Objective</w:t>
      </w:r>
      <w:r w:rsidDel="00000000" w:rsidR="00000000" w:rsidRPr="00000000">
        <w:rPr>
          <w:rFonts w:ascii="Source Sans Pro" w:cs="Source Sans Pro" w:eastAsia="Source Sans Pro" w:hAnsi="Source Sans Pro"/>
          <w:b w:val="1"/>
          <w:sz w:val="22"/>
          <w:szCs w:val="22"/>
          <w:rtl w:val="0"/>
        </w:rPr>
        <w:t xml:space="preserve">:</w:t>
      </w:r>
      <w:r w:rsidDel="00000000" w:rsidR="00000000" w:rsidRPr="00000000">
        <w:rPr>
          <w:rtl w:val="0"/>
        </w:rPr>
      </w:r>
    </w:p>
    <w:p w:rsidR="00000000" w:rsidDel="00000000" w:rsidP="00000000" w:rsidRDefault="00000000" w:rsidRPr="00000000" w14:paraId="0000010D">
      <w:pPr>
        <w:spacing w:after="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automate and streamline how field farmers  engage with their doctor portfolio, by:</w:t>
      </w:r>
    </w:p>
    <w:p w:rsidR="00000000" w:rsidDel="00000000" w:rsidP="00000000" w:rsidRDefault="00000000" w:rsidRPr="00000000" w14:paraId="0000010E">
      <w:pPr>
        <w:numPr>
          <w:ilvl w:val="0"/>
          <w:numId w:val="29"/>
        </w:numPr>
        <w:spacing w:after="0" w:afterAutospacing="0" w:befor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Identifying priority accounts daily using the tag engine</w:t>
      </w:r>
    </w:p>
    <w:p w:rsidR="00000000" w:rsidDel="00000000" w:rsidP="00000000" w:rsidRDefault="00000000" w:rsidRPr="00000000" w14:paraId="0000010F">
      <w:pPr>
        <w:numPr>
          <w:ilvl w:val="0"/>
          <w:numId w:val="29"/>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Assigning the right task type (Visit, Call, Message) based on doctor status determined using tags</w:t>
      </w:r>
    </w:p>
    <w:p w:rsidR="00000000" w:rsidDel="00000000" w:rsidP="00000000" w:rsidRDefault="00000000" w:rsidRPr="00000000" w14:paraId="00000110">
      <w:pPr>
        <w:numPr>
          <w:ilvl w:val="0"/>
          <w:numId w:val="29"/>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Optimising field bandwidth by controlling task volume and types</w:t>
      </w:r>
    </w:p>
    <w:p w:rsidR="00000000" w:rsidDel="00000000" w:rsidP="00000000" w:rsidRDefault="00000000" w:rsidRPr="00000000" w14:paraId="00000111">
      <w:pPr>
        <w:numPr>
          <w:ilvl w:val="0"/>
          <w:numId w:val="29"/>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Equipping farmers with insights for every assigned task</w:t>
      </w:r>
    </w:p>
    <w:p w:rsidR="00000000" w:rsidDel="00000000" w:rsidP="00000000" w:rsidRDefault="00000000" w:rsidRPr="00000000" w14:paraId="00000112">
      <w:pPr>
        <w:numPr>
          <w:ilvl w:val="0"/>
          <w:numId w:val="29"/>
        </w:numPr>
        <w:spacing w:after="24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Enabling business teams to reconfigure logic anytime via APIs</w:t>
      </w:r>
    </w:p>
    <w:p w:rsidR="00000000" w:rsidDel="00000000" w:rsidP="00000000" w:rsidRDefault="00000000" w:rsidRPr="00000000" w14:paraId="00000113">
      <w:pPr>
        <w:pStyle w:val="Heading4"/>
        <w:keepNext w:val="0"/>
        <w:keepLines w:val="0"/>
        <w:spacing w:after="40" w:before="240" w:lineRule="auto"/>
        <w:rPr>
          <w:rFonts w:ascii="Source Sans Pro" w:cs="Source Sans Pro" w:eastAsia="Source Sans Pro" w:hAnsi="Source Sans Pro"/>
          <w:b w:val="1"/>
          <w:color w:val="434343"/>
          <w:sz w:val="22"/>
          <w:szCs w:val="22"/>
        </w:rPr>
      </w:pPr>
      <w:bookmarkStart w:colFirst="0" w:colLast="0" w:name="_spi6hvc11dq9" w:id="20"/>
      <w:bookmarkEnd w:id="20"/>
      <w:r w:rsidDel="00000000" w:rsidR="00000000" w:rsidRPr="00000000">
        <w:rPr>
          <w:rFonts w:ascii="Source Sans Pro" w:cs="Source Sans Pro" w:eastAsia="Source Sans Pro" w:hAnsi="Source Sans Pro"/>
          <w:b w:val="1"/>
          <w:color w:val="434343"/>
          <w:sz w:val="22"/>
          <w:szCs w:val="22"/>
          <w:rtl w:val="0"/>
        </w:rPr>
        <w:t xml:space="preserve">🔹 Scope:</w:t>
      </w:r>
    </w:p>
    <w:p w:rsidR="00000000" w:rsidDel="00000000" w:rsidP="00000000" w:rsidRDefault="00000000" w:rsidRPr="00000000" w14:paraId="00000114">
      <w:pPr>
        <w:numPr>
          <w:ilvl w:val="0"/>
          <w:numId w:val="14"/>
        </w:numPr>
        <w:spacing w:after="0" w:afterAutospacing="0" w:before="24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Daily task generator engine in OH backend</w:t>
      </w:r>
    </w:p>
    <w:p w:rsidR="00000000" w:rsidDel="00000000" w:rsidP="00000000" w:rsidRDefault="00000000" w:rsidRPr="00000000" w14:paraId="00000115">
      <w:pPr>
        <w:numPr>
          <w:ilvl w:val="0"/>
          <w:numId w:val="14"/>
        </w:numPr>
        <w:spacing w:after="0" w:afterAutospacing="0" w:before="0" w:beforeAutospacing="0" w:lineRule="auto"/>
        <w:ind w:left="72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For each farmer:</w:t>
      </w:r>
    </w:p>
    <w:p w:rsidR="00000000" w:rsidDel="00000000" w:rsidP="00000000" w:rsidRDefault="00000000" w:rsidRPr="00000000" w14:paraId="00000116">
      <w:pPr>
        <w:numPr>
          <w:ilvl w:val="1"/>
          <w:numId w:val="14"/>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Get list of accounts assigned to them</w:t>
      </w:r>
    </w:p>
    <w:p w:rsidR="00000000" w:rsidDel="00000000" w:rsidP="00000000" w:rsidRDefault="00000000" w:rsidRPr="00000000" w14:paraId="00000117">
      <w:pPr>
        <w:numPr>
          <w:ilvl w:val="1"/>
          <w:numId w:val="14"/>
        </w:numPr>
        <w:spacing w:after="0" w:afterAutospacing="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Identify the  tags for each account</w:t>
      </w:r>
    </w:p>
    <w:p w:rsidR="00000000" w:rsidDel="00000000" w:rsidP="00000000" w:rsidRDefault="00000000" w:rsidRPr="00000000" w14:paraId="00000118">
      <w:pPr>
        <w:numPr>
          <w:ilvl w:val="1"/>
          <w:numId w:val="14"/>
        </w:numPr>
        <w:spacing w:after="240" w:before="0" w:beforeAutospacing="0" w:lineRule="auto"/>
        <w:ind w:left="1440" w:hanging="36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Apply priority logic to define task queue</w:t>
      </w:r>
    </w:p>
    <w:p w:rsidR="00000000" w:rsidDel="00000000" w:rsidP="00000000" w:rsidRDefault="00000000" w:rsidRPr="00000000" w14:paraId="00000119">
      <w:pPr>
        <w:pStyle w:val="Heading4"/>
        <w:rPr>
          <w:rFonts w:ascii="Source Sans Pro" w:cs="Source Sans Pro" w:eastAsia="Source Sans Pro" w:hAnsi="Source Sans Pro"/>
          <w:b w:val="1"/>
          <w:color w:val="000000"/>
        </w:rPr>
      </w:pPr>
      <w:bookmarkStart w:colFirst="0" w:colLast="0" w:name="_m2yg3ekdseqf" w:id="21"/>
      <w:bookmarkEnd w:id="21"/>
      <w:r w:rsidDel="00000000" w:rsidR="00000000" w:rsidRPr="00000000">
        <w:rPr>
          <w:rFonts w:ascii="Source Sans Pro" w:cs="Source Sans Pro" w:eastAsia="Source Sans Pro" w:hAnsi="Source Sans Pro"/>
          <w:b w:val="1"/>
          <w:color w:val="000000"/>
          <w:rtl w:val="0"/>
        </w:rPr>
        <w:t xml:space="preserve">🔹 Task Definition &amp; Execution Framework</w:t>
      </w:r>
    </w:p>
    <w:p w:rsidR="00000000" w:rsidDel="00000000" w:rsidP="00000000" w:rsidRDefault="00000000" w:rsidRPr="00000000" w14:paraId="0000011A">
      <w:pPr>
        <w:ind w:left="0" w:firstLine="0"/>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This section outlines how daily tasks will be generated, prioritised, and managed for each farmer to improve account coverage, reduce churn, and grow business from key doctors.</w:t>
      </w:r>
    </w:p>
    <w:p w:rsidR="00000000" w:rsidDel="00000000" w:rsidP="00000000" w:rsidRDefault="00000000" w:rsidRPr="00000000" w14:paraId="0000011B">
      <w:pPr>
        <w:ind w:left="0" w:firstLine="0"/>
        <w:rPr>
          <w:rFonts w:ascii="Source Sans Pro" w:cs="Source Sans Pro" w:eastAsia="Source Sans Pro" w:hAnsi="Source Sans Pro"/>
          <w:b w:val="1"/>
          <w:color w:val="434343"/>
        </w:rPr>
      </w:pPr>
      <w:r w:rsidDel="00000000" w:rsidR="00000000" w:rsidRPr="00000000">
        <w:rPr>
          <w:rtl w:val="0"/>
        </w:rPr>
      </w:r>
    </w:p>
    <w:p w:rsidR="00000000" w:rsidDel="00000000" w:rsidP="00000000" w:rsidRDefault="00000000" w:rsidRPr="00000000" w14:paraId="0000011C">
      <w:pPr>
        <w:ind w:left="0" w:firstLine="0"/>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Task Types:</w:t>
        <w:br w:type="textWrapping"/>
      </w:r>
    </w:p>
    <w:tbl>
      <w:tblPr>
        <w:tblStyle w:val="Table7"/>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5"/>
        <w:gridCol w:w="4010"/>
        <w:gridCol w:w="4400"/>
        <w:tblGridChange w:id="0">
          <w:tblGrid>
            <w:gridCol w:w="1205"/>
            <w:gridCol w:w="4010"/>
            <w:gridCol w:w="440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Task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Definition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Typical Use Cases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In-person, location-tracked via Lystloc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For churn risks, growth opportunities, and high-value accounts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Phone call with input shared with farmer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Early intervention, PAN/KYC follow-up, recent onboardings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WhatsApp/SMS communication which farmers can sent to specific doctors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Low-touch reminders or nudges</w:t>
            </w:r>
          </w:p>
        </w:tc>
      </w:tr>
    </w:tbl>
    <w:p w:rsidR="00000000" w:rsidDel="00000000" w:rsidP="00000000" w:rsidRDefault="00000000" w:rsidRPr="00000000" w14:paraId="00000129">
      <w:pPr>
        <w:ind w:left="0" w:firstLine="0"/>
        <w:rPr>
          <w:rFonts w:ascii="Source Sans Pro" w:cs="Source Sans Pro" w:eastAsia="Source Sans Pro" w:hAnsi="Source Sans Pro"/>
          <w:b w:val="1"/>
          <w:color w:val="434343"/>
        </w:rPr>
      </w:pPr>
      <w:r w:rsidDel="00000000" w:rsidR="00000000" w:rsidRPr="00000000">
        <w:rPr>
          <w:rtl w:val="0"/>
        </w:rPr>
      </w:r>
    </w:p>
    <w:p w:rsidR="00000000" w:rsidDel="00000000" w:rsidP="00000000" w:rsidRDefault="00000000" w:rsidRPr="00000000" w14:paraId="0000012A">
      <w:pPr>
        <w:pStyle w:val="Heading4"/>
        <w:keepNext w:val="0"/>
        <w:keepLines w:val="0"/>
        <w:spacing w:after="80" w:lineRule="auto"/>
        <w:rPr>
          <w:rFonts w:ascii="Source Sans Pro" w:cs="Source Sans Pro" w:eastAsia="Source Sans Pro" w:hAnsi="Source Sans Pro"/>
          <w:b w:val="1"/>
          <w:color w:val="000000"/>
        </w:rPr>
      </w:pPr>
      <w:bookmarkStart w:colFirst="0" w:colLast="0" w:name="_lhsdqe90lct2" w:id="22"/>
      <w:bookmarkEnd w:id="22"/>
      <w:r w:rsidDel="00000000" w:rsidR="00000000" w:rsidRPr="00000000">
        <w:rPr>
          <w:rFonts w:ascii="Source Sans Pro" w:cs="Source Sans Pro" w:eastAsia="Source Sans Pro" w:hAnsi="Source Sans Pro"/>
          <w:b w:val="1"/>
          <w:color w:val="000000"/>
          <w:rtl w:val="0"/>
        </w:rPr>
        <w:t xml:space="preserve">🔹 </w:t>
      </w:r>
      <w:r w:rsidDel="00000000" w:rsidR="00000000" w:rsidRPr="00000000">
        <w:rPr>
          <w:rFonts w:ascii="Source Sans Pro" w:cs="Source Sans Pro" w:eastAsia="Source Sans Pro" w:hAnsi="Source Sans Pro"/>
          <w:b w:val="1"/>
          <w:color w:val="000000"/>
          <w:rtl w:val="0"/>
        </w:rPr>
        <w:t xml:space="preserve">Task Volume Logic</w:t>
      </w:r>
    </w:p>
    <w:p w:rsidR="00000000" w:rsidDel="00000000" w:rsidP="00000000" w:rsidRDefault="00000000" w:rsidRPr="00000000" w14:paraId="0000012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ensure optimal workload and maximum coverage:</w:t>
      </w:r>
    </w:p>
    <w:tbl>
      <w:tblPr>
        <w:tblStyle w:val="Table8"/>
        <w:tblW w:w="7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00"/>
        <w:gridCol w:w="3995"/>
        <w:tblGridChange w:id="0">
          <w:tblGrid>
            <w:gridCol w:w="3800"/>
            <w:gridCol w:w="39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Rule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Limit</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 Minimum Tasks / Farmer / Day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Maximum Tasks / Farmer / Day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12</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Max Visit Tasks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Remaining Tasks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Filled with Call &amp;  Message tasks</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Task Deduplication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more than 1 task per doctor per day</w:t>
            </w:r>
          </w:p>
        </w:tc>
      </w:tr>
    </w:tbl>
    <w:p w:rsidR="00000000" w:rsidDel="00000000" w:rsidP="00000000" w:rsidRDefault="00000000" w:rsidRPr="00000000" w14:paraId="00000138">
      <w:pPr>
        <w:keepNext w:val="0"/>
        <w:keepLines w:val="0"/>
        <w:spacing w:after="8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39">
      <w:pPr>
        <w:pStyle w:val="Heading4"/>
        <w:spacing w:after="80" w:line="240" w:lineRule="auto"/>
        <w:rPr>
          <w:rFonts w:ascii="Source Sans Pro" w:cs="Source Sans Pro" w:eastAsia="Source Sans Pro" w:hAnsi="Source Sans Pro"/>
          <w:b w:val="1"/>
          <w:color w:val="434343"/>
        </w:rPr>
      </w:pPr>
      <w:bookmarkStart w:colFirst="0" w:colLast="0" w:name="_ttwwcgylonsa" w:id="23"/>
      <w:bookmarkEnd w:id="23"/>
      <w:r w:rsidDel="00000000" w:rsidR="00000000" w:rsidRPr="00000000">
        <w:rPr>
          <w:rFonts w:ascii="Source Sans Pro" w:cs="Source Sans Pro" w:eastAsia="Source Sans Pro" w:hAnsi="Source Sans Pro"/>
          <w:b w:val="1"/>
          <w:rtl w:val="0"/>
        </w:rPr>
        <w:t xml:space="preserve">🔹 </w:t>
      </w:r>
      <w:r w:rsidDel="00000000" w:rsidR="00000000" w:rsidRPr="00000000">
        <w:rPr>
          <w:rFonts w:ascii="Source Sans Pro" w:cs="Source Sans Pro" w:eastAsia="Source Sans Pro" w:hAnsi="Source Sans Pro"/>
          <w:b w:val="1"/>
          <w:color w:val="434343"/>
          <w:rtl w:val="0"/>
        </w:rPr>
        <w:t xml:space="preserve">Tag-to-Task Mapping Table (Configurable)</w:t>
      </w:r>
    </w:p>
    <w:p w:rsidR="00000000" w:rsidDel="00000000" w:rsidP="00000000" w:rsidRDefault="00000000" w:rsidRPr="00000000" w14:paraId="0000013A">
      <w:pPr>
        <w:spacing w:after="240" w:before="240" w:line="240" w:lineRule="auto"/>
        <w:rPr>
          <w:rFonts w:ascii="Montserrat" w:cs="Montserrat" w:eastAsia="Montserrat" w:hAnsi="Montserrat"/>
          <w:b w:val="1"/>
          <w:color w:val="434343"/>
          <w:sz w:val="32"/>
          <w:szCs w:val="32"/>
        </w:rPr>
      </w:pPr>
      <w:r w:rsidDel="00000000" w:rsidR="00000000" w:rsidRPr="00000000">
        <w:rPr>
          <w:rFonts w:ascii="Source Sans Pro" w:cs="Source Sans Pro" w:eastAsia="Source Sans Pro" w:hAnsi="Source Sans Pro"/>
          <w:rtl w:val="0"/>
        </w:rPr>
        <w:t xml:space="preserve">This table governs how each doctor tag or tag combination maps to a task type and priority. This logic will reside in the backend and can be modified dynamically via an admin panel or API call (via Postman).</w:t>
      </w:r>
      <w:r w:rsidDel="00000000" w:rsidR="00000000" w:rsidRPr="00000000">
        <w:rPr>
          <w:rtl w:val="0"/>
        </w:rPr>
      </w:r>
    </w:p>
    <w:tbl>
      <w:tblPr>
        <w:tblStyle w:val="Table9"/>
        <w:tblW w:w="9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0"/>
        <w:gridCol w:w="1250"/>
        <w:gridCol w:w="1310"/>
        <w:gridCol w:w="3785"/>
        <w:tblGridChange w:id="0">
          <w:tblGrid>
            <w:gridCol w:w="3440"/>
            <w:gridCol w:w="1250"/>
            <w:gridCol w:w="1310"/>
            <w:gridCol w:w="378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200" w:before="500" w:line="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Tag / Combination of Tags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200" w:before="500" w:line="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Task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200" w:before="500" w:line="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200" w:before="500" w:line="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Purpose</w:t>
            </w:r>
          </w:p>
        </w:tc>
      </w:tr>
      <w:tr>
        <w:trPr>
          <w:cantSplit w:val="0"/>
          <w:trHeight w:val="751.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Any of AR4, AR21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Early nudge after short inactivity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Any of AR7, AR14, AR28, AR40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Face to face interaction to push for activation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AR7</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Low App Usage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Save risk account &amp; improve app usage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AR14</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Low App Usage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Prevent deeper churn</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AR28</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Support Heavy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Recover and resolve issues</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Emerging Power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Push to convert into Power User</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Power User</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WA Booker Only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Nudge app usage</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Newly Onboarded</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No KYC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Medium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Document completion</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Pending PAN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Medium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Compliance follow-up</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Inactive Post First 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Understand reason for drop-off</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Negative CSAT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Rebuild trust, reduce risk</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High App Usage</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Stable Orderer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200" w:before="500" w:line="240" w:lineRule="auto"/>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 No Task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Healthy account — no action needed</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Tags)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200" w:before="500" w:line="240" w:lineRule="auto"/>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 No Task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Outside of all focus buckets</w:t>
            </w:r>
          </w:p>
        </w:tc>
      </w:tr>
    </w:tbl>
    <w:p w:rsidR="00000000" w:rsidDel="00000000" w:rsidP="00000000" w:rsidRDefault="00000000" w:rsidRPr="00000000" w14:paraId="00000173">
      <w:pPr>
        <w:spacing w:after="200" w:before="500" w:line="24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This mapping is maintained in a backend config table, modifiable via Postman API or internal config panel. Changes go live without code push.</w:t>
      </w:r>
    </w:p>
    <w:p w:rsidR="00000000" w:rsidDel="00000000" w:rsidP="00000000" w:rsidRDefault="00000000" w:rsidRPr="00000000" w14:paraId="00000174">
      <w:pPr>
        <w:spacing w:after="200" w:before="500"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75">
      <w:pPr>
        <w:pStyle w:val="Heading4"/>
        <w:keepNext w:val="0"/>
        <w:keepLines w:val="0"/>
        <w:spacing w:after="80" w:line="240" w:lineRule="auto"/>
        <w:rPr>
          <w:rFonts w:ascii="Source Sans Pro" w:cs="Source Sans Pro" w:eastAsia="Source Sans Pro" w:hAnsi="Source Sans Pro"/>
          <w:b w:val="1"/>
          <w:color w:val="000000"/>
          <w:sz w:val="22"/>
          <w:szCs w:val="22"/>
        </w:rPr>
      </w:pPr>
      <w:bookmarkStart w:colFirst="0" w:colLast="0" w:name="_ojnmp5gfe1de" w:id="24"/>
      <w:bookmarkEnd w:id="24"/>
      <w:r w:rsidDel="00000000" w:rsidR="00000000" w:rsidRPr="00000000">
        <w:rPr>
          <w:rFonts w:ascii="Source Sans Pro" w:cs="Source Sans Pro" w:eastAsia="Source Sans Pro" w:hAnsi="Source Sans Pro"/>
          <w:b w:val="1"/>
          <w:color w:val="000000"/>
          <w:sz w:val="22"/>
          <w:szCs w:val="22"/>
          <w:rtl w:val="0"/>
        </w:rPr>
        <w:t xml:space="preserve">🔹 Daily Task Generation Logic</w:t>
      </w:r>
    </w:p>
    <w:p w:rsidR="00000000" w:rsidDel="00000000" w:rsidP="00000000" w:rsidRDefault="00000000" w:rsidRPr="00000000" w14:paraId="00000176">
      <w:pPr>
        <w:numPr>
          <w:ilvl w:val="0"/>
          <w:numId w:val="21"/>
        </w:numPr>
        <w:spacing w:after="0" w:afterAutospacing="0" w:before="24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Pull active doctor-farmer mappings</w:t>
        <w:br w:type="textWrapping"/>
      </w:r>
    </w:p>
    <w:p w:rsidR="00000000" w:rsidDel="00000000" w:rsidP="00000000" w:rsidRDefault="00000000" w:rsidRPr="00000000" w14:paraId="00000177">
      <w:pPr>
        <w:numPr>
          <w:ilvl w:val="0"/>
          <w:numId w:val="21"/>
        </w:numPr>
        <w:spacing w:after="0" w:afterAutospacing="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Join with latest doctor tags (snapshot from tagging job)</w:t>
        <w:br w:type="textWrapping"/>
      </w:r>
    </w:p>
    <w:p w:rsidR="00000000" w:rsidDel="00000000" w:rsidP="00000000" w:rsidRDefault="00000000" w:rsidRPr="00000000" w14:paraId="00000178">
      <w:pPr>
        <w:numPr>
          <w:ilvl w:val="0"/>
          <w:numId w:val="21"/>
        </w:numPr>
        <w:spacing w:after="0" w:afterAutospacing="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Apply task type + priority based on tag config</w:t>
        <w:br w:type="textWrapping"/>
      </w:r>
    </w:p>
    <w:p w:rsidR="00000000" w:rsidDel="00000000" w:rsidP="00000000" w:rsidRDefault="00000000" w:rsidRPr="00000000" w14:paraId="00000179">
      <w:pPr>
        <w:numPr>
          <w:ilvl w:val="0"/>
          <w:numId w:val="21"/>
        </w:numPr>
        <w:spacing w:after="0" w:afterAutospacing="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De-duplicate tasks for same doctor (pick higher priority)</w:t>
        <w:br w:type="textWrapping"/>
      </w:r>
    </w:p>
    <w:p w:rsidR="00000000" w:rsidDel="00000000" w:rsidP="00000000" w:rsidRDefault="00000000" w:rsidRPr="00000000" w14:paraId="0000017A">
      <w:pPr>
        <w:numPr>
          <w:ilvl w:val="0"/>
          <w:numId w:val="21"/>
        </w:numPr>
        <w:spacing w:after="0" w:afterAutospacing="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Select top </w:t>
      </w:r>
      <w:r w:rsidDel="00000000" w:rsidR="00000000" w:rsidRPr="00000000">
        <w:rPr>
          <w:rFonts w:ascii="Source Sans Pro" w:cs="Source Sans Pro" w:eastAsia="Source Sans Pro" w:hAnsi="Source Sans Pro"/>
          <w:rtl w:val="0"/>
        </w:rPr>
        <w:t xml:space="preserve">6</w:t>
      </w:r>
      <w:r w:rsidDel="00000000" w:rsidR="00000000" w:rsidRPr="00000000">
        <w:rPr>
          <w:rFonts w:ascii="Arial Unicode MS" w:cs="Arial Unicode MS" w:eastAsia="Arial Unicode MS" w:hAnsi="Arial Unicode MS"/>
          <w:rtl w:val="0"/>
        </w:rPr>
        <w:t xml:space="preserve"> Visit tasks → fill up to </w:t>
      </w:r>
      <w:r w:rsidDel="00000000" w:rsidR="00000000" w:rsidRPr="00000000">
        <w:rPr>
          <w:rFonts w:ascii="Source Sans Pro" w:cs="Source Sans Pro" w:eastAsia="Source Sans Pro" w:hAnsi="Source Sans Pro"/>
          <w:rtl w:val="0"/>
        </w:rPr>
        <w:t xml:space="preserve">8–12</w:t>
      </w:r>
      <w:r w:rsidDel="00000000" w:rsidR="00000000" w:rsidRPr="00000000">
        <w:rPr>
          <w:rFonts w:ascii="Source Sans Pro" w:cs="Source Sans Pro" w:eastAsia="Source Sans Pro" w:hAnsi="Source Sans Pro"/>
          <w:rtl w:val="0"/>
        </w:rPr>
        <w:t xml:space="preserve"> with Call/Message</w:t>
        <w:br w:type="textWrapping"/>
      </w:r>
    </w:p>
    <w:p w:rsidR="00000000" w:rsidDel="00000000" w:rsidP="00000000" w:rsidRDefault="00000000" w:rsidRPr="00000000" w14:paraId="0000017B">
      <w:pPr>
        <w:numPr>
          <w:ilvl w:val="0"/>
          <w:numId w:val="21"/>
        </w:numPr>
        <w:spacing w:after="24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Push to Lystloc with appropriate metadata and URLs</w:t>
      </w:r>
    </w:p>
    <w:p w:rsidR="00000000" w:rsidDel="00000000" w:rsidP="00000000" w:rsidRDefault="00000000" w:rsidRPr="00000000" w14:paraId="0000017C">
      <w:pPr>
        <w:pStyle w:val="Heading4"/>
        <w:keepNext w:val="0"/>
        <w:keepLines w:val="0"/>
        <w:spacing w:after="80" w:line="240" w:lineRule="auto"/>
        <w:rPr>
          <w:rFonts w:ascii="Source Sans Pro" w:cs="Source Sans Pro" w:eastAsia="Source Sans Pro" w:hAnsi="Source Sans Pro"/>
          <w:b w:val="1"/>
          <w:color w:val="000000"/>
        </w:rPr>
      </w:pPr>
      <w:bookmarkStart w:colFirst="0" w:colLast="0" w:name="_cg6dc99lhhsx" w:id="25"/>
      <w:bookmarkEnd w:id="25"/>
      <w:r w:rsidDel="00000000" w:rsidR="00000000" w:rsidRPr="00000000">
        <w:rPr>
          <w:rFonts w:ascii="Source Sans Pro" w:cs="Source Sans Pro" w:eastAsia="Source Sans Pro" w:hAnsi="Source Sans Pro"/>
          <w:b w:val="1"/>
          <w:color w:val="000000"/>
          <w:sz w:val="22"/>
          <w:szCs w:val="22"/>
          <w:rtl w:val="0"/>
        </w:rPr>
        <w:t xml:space="preserve">🔹 </w:t>
      </w:r>
      <w:r w:rsidDel="00000000" w:rsidR="00000000" w:rsidRPr="00000000">
        <w:rPr>
          <w:rFonts w:ascii="Source Sans Pro" w:cs="Source Sans Pro" w:eastAsia="Source Sans Pro" w:hAnsi="Source Sans Pro"/>
          <w:b w:val="1"/>
          <w:color w:val="000000"/>
          <w:rtl w:val="0"/>
        </w:rPr>
        <w:t xml:space="preserve"> Sample Daily Task Queue – Farmer "Rahul"</w:t>
      </w:r>
    </w:p>
    <w:tbl>
      <w:tblPr>
        <w:tblStyle w:val="Table10"/>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
        <w:gridCol w:w="1490"/>
        <w:gridCol w:w="3170"/>
        <w:gridCol w:w="1280"/>
        <w:gridCol w:w="1340"/>
        <w:gridCol w:w="1295"/>
        <w:tblGridChange w:id="0">
          <w:tblGrid>
            <w:gridCol w:w="350"/>
            <w:gridCol w:w="1490"/>
            <w:gridCol w:w="3170"/>
            <w:gridCol w:w="1280"/>
            <w:gridCol w:w="1340"/>
            <w:gridCol w:w="12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00" w:before="50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00" w:before="50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Doctor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00" w:before="50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Tags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200" w:before="50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Task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200" w:before="50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00" w:before="500" w:line="24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Status</w:t>
            </w:r>
            <w:r w:rsidDel="00000000" w:rsidR="00000000" w:rsidRPr="00000000">
              <w:rPr>
                <w:rtl w:val="0"/>
              </w:rPr>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Abhishek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AR40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be done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Neha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AR14</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Low App Usage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Scheduled</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Sneha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Emerging Power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be done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Tina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Negative CSAT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be done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Karan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Newly Onboarded</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No KYC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Medium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be done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Ramesh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WA Booker Only</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Power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Done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Zoya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AR4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High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be done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 Ravi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Pending PAN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Medium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00" w:before="5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be done</w:t>
            </w:r>
          </w:p>
        </w:tc>
      </w:tr>
    </w:tbl>
    <w:p w:rsidR="00000000" w:rsidDel="00000000" w:rsidP="00000000" w:rsidRDefault="00000000" w:rsidRPr="00000000" w14:paraId="000001B3">
      <w:pPr>
        <w:pStyle w:val="Heading4"/>
        <w:spacing w:after="200" w:before="500" w:line="240" w:lineRule="auto"/>
        <w:rPr>
          <w:rFonts w:ascii="Source Sans Pro" w:cs="Source Sans Pro" w:eastAsia="Source Sans Pro" w:hAnsi="Source Sans Pro"/>
          <w:color w:val="000000"/>
          <w:sz w:val="22"/>
          <w:szCs w:val="22"/>
        </w:rPr>
      </w:pPr>
      <w:bookmarkStart w:colFirst="0" w:colLast="0" w:name="_ifpglu3al3kf" w:id="26"/>
      <w:bookmarkEnd w:id="26"/>
      <w:r w:rsidDel="00000000" w:rsidR="00000000" w:rsidRPr="00000000">
        <w:rPr>
          <w:rFonts w:ascii="Source Sans Pro" w:cs="Source Sans Pro" w:eastAsia="Source Sans Pro" w:hAnsi="Source Sans Pro"/>
          <w:b w:val="1"/>
          <w:color w:val="000000"/>
          <w:sz w:val="22"/>
          <w:szCs w:val="22"/>
          <w:rtl w:val="0"/>
        </w:rPr>
        <w:t xml:space="preserve">🔹 Task Status Lifecycle </w:t>
      </w:r>
      <w:r w:rsidDel="00000000" w:rsidR="00000000" w:rsidRPr="00000000">
        <w:rPr>
          <w:rFonts w:ascii="Source Sans Pro" w:cs="Source Sans Pro" w:eastAsia="Source Sans Pro" w:hAnsi="Source Sans Pro"/>
          <w:color w:val="000000"/>
          <w:sz w:val="22"/>
          <w:szCs w:val="22"/>
          <w:rtl w:val="0"/>
        </w:rPr>
        <w:t xml:space="preserve">(Task Status – Definitions)</w:t>
      </w:r>
    </w:p>
    <w:p w:rsidR="00000000" w:rsidDel="00000000" w:rsidP="00000000" w:rsidRDefault="00000000" w:rsidRPr="00000000" w14:paraId="000001B4">
      <w:pPr>
        <w:numPr>
          <w:ilvl w:val="0"/>
          <w:numId w:val="24"/>
        </w:numPr>
        <w:spacing w:after="0" w:afterAutospacing="0" w:before="500" w:line="24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rtl w:val="0"/>
        </w:rPr>
        <w:t xml:space="preserve">To Be Done</w:t>
      </w:r>
      <w:r w:rsidDel="00000000" w:rsidR="00000000" w:rsidRPr="00000000">
        <w:rPr>
          <w:rFonts w:ascii="Source Sans Pro" w:cs="Source Sans Pro" w:eastAsia="Source Sans Pro" w:hAnsi="Source Sans Pro"/>
          <w:rtl w:val="0"/>
        </w:rPr>
        <w:t xml:space="preserve"> – Task has been generated and is currently open</w:t>
      </w:r>
    </w:p>
    <w:p w:rsidR="00000000" w:rsidDel="00000000" w:rsidP="00000000" w:rsidRDefault="00000000" w:rsidRPr="00000000" w14:paraId="000001B5">
      <w:pPr>
        <w:numPr>
          <w:ilvl w:val="0"/>
          <w:numId w:val="6"/>
        </w:numPr>
        <w:spacing w:after="0" w:afterAutospacing="0" w:before="0" w:beforeAutospacing="0" w:line="24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rtl w:val="0"/>
        </w:rPr>
        <w:t xml:space="preserve">Scheduled</w:t>
      </w:r>
      <w:r w:rsidDel="00000000" w:rsidR="00000000" w:rsidRPr="00000000">
        <w:rPr>
          <w:rFonts w:ascii="Source Sans Pro" w:cs="Source Sans Pro" w:eastAsia="Source Sans Pro" w:hAnsi="Source Sans Pro"/>
          <w:rtl w:val="0"/>
        </w:rPr>
        <w:t xml:space="preserve"> – Farmer has confirmed appointment time with the doctor. In the daily task calculation, if there are any tasks in </w:t>
      </w:r>
      <w:r w:rsidDel="00000000" w:rsidR="00000000" w:rsidRPr="00000000">
        <w:rPr>
          <w:rFonts w:ascii="Source Sans Pro" w:cs="Source Sans Pro" w:eastAsia="Source Sans Pro" w:hAnsi="Source Sans Pro"/>
          <w:b w:val="1"/>
          <w:rtl w:val="0"/>
        </w:rPr>
        <w:t xml:space="preserve">“Scheduled” state from previous day, those also need to be added in the next day’s list, over and above that day’s 6 visit tasks</w:t>
      </w:r>
    </w:p>
    <w:p w:rsidR="00000000" w:rsidDel="00000000" w:rsidP="00000000" w:rsidRDefault="00000000" w:rsidRPr="00000000" w14:paraId="000001B6">
      <w:pPr>
        <w:numPr>
          <w:ilvl w:val="0"/>
          <w:numId w:val="6"/>
        </w:numPr>
        <w:spacing w:after="0" w:afterAutospacing="0" w:before="0" w:beforeAutospacing="0" w:line="24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rtl w:val="0"/>
        </w:rPr>
        <w:t xml:space="preserve">Completed</w:t>
      </w:r>
      <w:r w:rsidDel="00000000" w:rsidR="00000000" w:rsidRPr="00000000">
        <w:rPr>
          <w:rFonts w:ascii="Source Sans Pro" w:cs="Source Sans Pro" w:eastAsia="Source Sans Pro" w:hAnsi="Source Sans Pro"/>
          <w:rtl w:val="0"/>
        </w:rPr>
        <w:t xml:space="preserve"> – Task was completed and marked as such in Lystloc</w:t>
      </w:r>
    </w:p>
    <w:p w:rsidR="00000000" w:rsidDel="00000000" w:rsidP="00000000" w:rsidRDefault="00000000" w:rsidRPr="00000000" w14:paraId="000001B7">
      <w:pPr>
        <w:numPr>
          <w:ilvl w:val="0"/>
          <w:numId w:val="6"/>
        </w:numPr>
        <w:spacing w:after="0" w:afterAutospacing="0" w:before="0" w:beforeAutospacing="0" w:line="24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rtl w:val="0"/>
        </w:rPr>
        <w:t xml:space="preserve">Missed</w:t>
      </w:r>
      <w:r w:rsidDel="00000000" w:rsidR="00000000" w:rsidRPr="00000000">
        <w:rPr>
          <w:rFonts w:ascii="Source Sans Pro" w:cs="Source Sans Pro" w:eastAsia="Source Sans Pro" w:hAnsi="Source Sans Pro"/>
          <w:rtl w:val="0"/>
        </w:rPr>
        <w:t xml:space="preserve"> – Task was not acted on within the defined SLA (currently the time period will be the complete day for which task was assigned, unless it completed or Scheduled)</w:t>
      </w:r>
      <w:ins w:author="Priyanka Yendamuri" w:id="0" w:date="2025-07-21T10:25:40Z">
        <w:r w:rsidDel="00000000" w:rsidR="00000000" w:rsidRPr="00000000">
          <w:rPr>
            <w:rFonts w:ascii="Source Sans Pro" w:cs="Source Sans Pro" w:eastAsia="Source Sans Pro" w:hAnsi="Source Sans Pro"/>
            <w:rtl w:val="0"/>
          </w:rPr>
          <w:t xml:space="preserve"> SLA timelines scheduled will also be based on appointments booked.</w:t>
        </w:r>
      </w:ins>
      <w:r w:rsidDel="00000000" w:rsidR="00000000" w:rsidRPr="00000000">
        <w:rPr>
          <w:rtl w:val="0"/>
        </w:rPr>
      </w:r>
    </w:p>
    <w:p w:rsidR="00000000" w:rsidDel="00000000" w:rsidP="00000000" w:rsidRDefault="00000000" w:rsidRPr="00000000" w14:paraId="000001B8">
      <w:pPr>
        <w:numPr>
          <w:ilvl w:val="0"/>
          <w:numId w:val="6"/>
        </w:numPr>
        <w:spacing w:after="200" w:before="0" w:beforeAutospacing="0" w:line="24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b w:val="1"/>
          <w:rtl w:val="0"/>
        </w:rPr>
        <w:t xml:space="preserve">Deferred</w:t>
      </w:r>
      <w:r w:rsidDel="00000000" w:rsidR="00000000" w:rsidRPr="00000000">
        <w:rPr>
          <w:rFonts w:ascii="Source Sans Pro" w:cs="Source Sans Pro" w:eastAsia="Source Sans Pro" w:hAnsi="Source Sans Pro"/>
          <w:rtl w:val="0"/>
        </w:rPr>
        <w:t xml:space="preserve">  – Farmer has postponed the task or marked it as non-urgent)</w:t>
      </w:r>
    </w:p>
    <w:p w:rsidR="00000000" w:rsidDel="00000000" w:rsidP="00000000" w:rsidRDefault="00000000" w:rsidRPr="00000000" w14:paraId="000001B9">
      <w:pPr>
        <w:pStyle w:val="Heading4"/>
        <w:keepNext w:val="0"/>
        <w:keepLines w:val="0"/>
        <w:spacing w:before="280" w:line="240" w:lineRule="auto"/>
        <w:rPr>
          <w:rFonts w:ascii="Source Sans Pro" w:cs="Source Sans Pro" w:eastAsia="Source Sans Pro" w:hAnsi="Source Sans Pro"/>
          <w:b w:val="1"/>
          <w:color w:val="000000"/>
        </w:rPr>
      </w:pPr>
      <w:bookmarkStart w:colFirst="0" w:colLast="0" w:name="_zpw6xgd6ccj" w:id="27"/>
      <w:bookmarkEnd w:id="27"/>
      <w:r w:rsidDel="00000000" w:rsidR="00000000" w:rsidRPr="00000000">
        <w:rPr>
          <w:rFonts w:ascii="Source Sans Pro" w:cs="Source Sans Pro" w:eastAsia="Source Sans Pro" w:hAnsi="Source Sans Pro"/>
          <w:b w:val="1"/>
          <w:color w:val="000000"/>
          <w:rtl w:val="0"/>
        </w:rPr>
        <w:t xml:space="preserve">🔹 Tasks Will Not Be Created If:</w:t>
      </w:r>
    </w:p>
    <w:p w:rsidR="00000000" w:rsidDel="00000000" w:rsidP="00000000" w:rsidRDefault="00000000" w:rsidRPr="00000000" w14:paraId="000001BA">
      <w:pPr>
        <w:numPr>
          <w:ilvl w:val="0"/>
          <w:numId w:val="27"/>
        </w:numPr>
        <w:spacing w:after="0" w:afterAutospacing="0" w:before="240" w:line="240" w:lineRule="auto"/>
        <w:ind w:left="720" w:hanging="360"/>
      </w:pPr>
      <w:r w:rsidDel="00000000" w:rsidR="00000000" w:rsidRPr="00000000">
        <w:rPr>
          <w:rFonts w:ascii="Source Sans Pro" w:cs="Source Sans Pro" w:eastAsia="Source Sans Pro" w:hAnsi="Source Sans Pro"/>
          <w:b w:val="1"/>
          <w:rtl w:val="0"/>
        </w:rPr>
        <w:t xml:space="preserve">Only tag is Power User or Stable Orderer</w:t>
      </w:r>
      <w:r w:rsidDel="00000000" w:rsidR="00000000" w:rsidRPr="00000000">
        <w:rPr>
          <w:rFonts w:ascii="Source Sans Pro" w:cs="Source Sans Pro" w:eastAsia="Source Sans Pro" w:hAnsi="Source Sans Pro"/>
          <w:rtl w:val="0"/>
        </w:rPr>
        <w:t xml:space="preserve"> – The account is healthy and doesn’t need intervention</w:t>
      </w:r>
    </w:p>
    <w:p w:rsidR="00000000" w:rsidDel="00000000" w:rsidP="00000000" w:rsidRDefault="00000000" w:rsidRPr="00000000" w14:paraId="000001BB">
      <w:pPr>
        <w:numPr>
          <w:ilvl w:val="0"/>
          <w:numId w:val="27"/>
        </w:numPr>
        <w:spacing w:after="0" w:afterAutospacing="0" w:before="0" w:beforeAutospacing="0" w:line="240" w:lineRule="auto"/>
        <w:ind w:left="720" w:hanging="360"/>
      </w:pPr>
      <w:r w:rsidDel="00000000" w:rsidR="00000000" w:rsidRPr="00000000">
        <w:rPr>
          <w:rFonts w:ascii="Source Sans Pro" w:cs="Source Sans Pro" w:eastAsia="Source Sans Pro" w:hAnsi="Source Sans Pro"/>
          <w:b w:val="1"/>
          <w:rtl w:val="0"/>
        </w:rPr>
        <w:t xml:space="preserve">No tags assigned</w:t>
      </w:r>
      <w:r w:rsidDel="00000000" w:rsidR="00000000" w:rsidRPr="00000000">
        <w:rPr>
          <w:rFonts w:ascii="Source Sans Pro" w:cs="Source Sans Pro" w:eastAsia="Source Sans Pro" w:hAnsi="Source Sans Pro"/>
          <w:rtl w:val="0"/>
        </w:rPr>
        <w:t xml:space="preserve"> – The doctor is in a neutral state with no action required</w:t>
      </w:r>
    </w:p>
    <w:p w:rsidR="00000000" w:rsidDel="00000000" w:rsidP="00000000" w:rsidRDefault="00000000" w:rsidRPr="00000000" w14:paraId="000001BC">
      <w:pPr>
        <w:numPr>
          <w:ilvl w:val="0"/>
          <w:numId w:val="27"/>
        </w:numPr>
        <w:spacing w:after="0" w:afterAutospacing="0" w:before="0" w:beforeAutospacing="0" w:line="240" w:lineRule="auto"/>
        <w:ind w:left="720" w:hanging="360"/>
      </w:pPr>
      <w:r w:rsidDel="00000000" w:rsidR="00000000" w:rsidRPr="00000000">
        <w:rPr>
          <w:rFonts w:ascii="Source Sans Pro" w:cs="Source Sans Pro" w:eastAsia="Source Sans Pro" w:hAnsi="Source Sans Pro"/>
          <w:b w:val="1"/>
          <w:rtl w:val="0"/>
        </w:rPr>
        <w:t xml:space="preserve">Visit already done </w:t>
      </w:r>
      <w:commentRangeStart w:id="4"/>
      <w:r w:rsidDel="00000000" w:rsidR="00000000" w:rsidRPr="00000000">
        <w:rPr>
          <w:rFonts w:ascii="Source Sans Pro" w:cs="Source Sans Pro" w:eastAsia="Source Sans Pro" w:hAnsi="Source Sans Pro"/>
          <w:b w:val="1"/>
          <w:rtl w:val="0"/>
        </w:rPr>
        <w:t xml:space="preserve">recently</w:t>
      </w:r>
      <w:commentRangeEnd w:id="4"/>
      <w:r w:rsidDel="00000000" w:rsidR="00000000" w:rsidRPr="00000000">
        <w:commentReference w:id="4"/>
      </w:r>
      <w:r w:rsidDel="00000000" w:rsidR="00000000" w:rsidRPr="00000000">
        <w:rPr>
          <w:rFonts w:ascii="Source Sans Pro" w:cs="Source Sans Pro" w:eastAsia="Source Sans Pro" w:hAnsi="Source Sans Pro"/>
          <w:rtl w:val="0"/>
        </w:rPr>
        <w:t xml:space="preserve"> – If a visit was done in last 7 days or if a call/message was sent in last 3 days</w:t>
      </w:r>
    </w:p>
    <w:p w:rsidR="00000000" w:rsidDel="00000000" w:rsidP="00000000" w:rsidRDefault="00000000" w:rsidRPr="00000000" w14:paraId="000001BD">
      <w:pPr>
        <w:numPr>
          <w:ilvl w:val="0"/>
          <w:numId w:val="27"/>
        </w:numPr>
        <w:spacing w:after="0" w:afterAutospacing="0" w:before="0" w:beforeAutospacing="0" w:line="240" w:lineRule="auto"/>
        <w:ind w:left="720" w:hanging="360"/>
      </w:pPr>
      <w:r w:rsidDel="00000000" w:rsidR="00000000" w:rsidRPr="00000000">
        <w:rPr>
          <w:rFonts w:ascii="Source Sans Pro" w:cs="Source Sans Pro" w:eastAsia="Source Sans Pro" w:hAnsi="Source Sans Pro"/>
          <w:b w:val="1"/>
          <w:rtl w:val="0"/>
        </w:rPr>
        <w:t xml:space="preserve">Doctor opted out / marked Do Not Contact</w:t>
      </w:r>
      <w:r w:rsidDel="00000000" w:rsidR="00000000" w:rsidRPr="00000000">
        <w:rPr>
          <w:rFonts w:ascii="Source Sans Pro" w:cs="Source Sans Pro" w:eastAsia="Source Sans Pro" w:hAnsi="Source Sans Pro"/>
          <w:rtl w:val="0"/>
        </w:rPr>
        <w:t xml:space="preserve"> – Respecting communication preferences or restrictions</w:t>
      </w:r>
    </w:p>
    <w:p w:rsidR="00000000" w:rsidDel="00000000" w:rsidP="00000000" w:rsidRDefault="00000000" w:rsidRPr="00000000" w14:paraId="000001BE">
      <w:pPr>
        <w:numPr>
          <w:ilvl w:val="0"/>
          <w:numId w:val="27"/>
        </w:numPr>
        <w:spacing w:after="240" w:before="0" w:beforeAutospacing="0" w:line="240" w:lineRule="auto"/>
        <w:ind w:left="720" w:hanging="360"/>
      </w:pPr>
      <w:r w:rsidDel="00000000" w:rsidR="00000000" w:rsidRPr="00000000">
        <w:rPr>
          <w:rFonts w:ascii="Source Sans Pro" w:cs="Source Sans Pro" w:eastAsia="Source Sans Pro" w:hAnsi="Source Sans Pro"/>
          <w:b w:val="1"/>
          <w:rtl w:val="0"/>
        </w:rPr>
        <w:t xml:space="preserve">PAN-only compliance tasks — and pushed recently</w:t>
      </w:r>
      <w:r w:rsidDel="00000000" w:rsidR="00000000" w:rsidRPr="00000000">
        <w:rPr>
          <w:rFonts w:ascii="Source Sans Pro" w:cs="Source Sans Pro" w:eastAsia="Source Sans Pro" w:hAnsi="Source Sans Pro"/>
          <w:rtl w:val="0"/>
        </w:rPr>
        <w:t xml:space="preserve"> – Task already sent; cool-off period in effect</w:t>
      </w:r>
    </w:p>
    <w:p w:rsidR="00000000" w:rsidDel="00000000" w:rsidP="00000000" w:rsidRDefault="00000000" w:rsidRPr="00000000" w14:paraId="000001BF">
      <w:pPr>
        <w:pStyle w:val="Heading4"/>
        <w:spacing w:after="200" w:before="500" w:line="240" w:lineRule="auto"/>
        <w:rPr>
          <w:rFonts w:ascii="Source Sans Pro" w:cs="Source Sans Pro" w:eastAsia="Source Sans Pro" w:hAnsi="Source Sans Pro"/>
          <w:b w:val="1"/>
          <w:color w:val="000000"/>
          <w:sz w:val="22"/>
          <w:szCs w:val="22"/>
        </w:rPr>
      </w:pPr>
      <w:bookmarkStart w:colFirst="0" w:colLast="0" w:name="_yrqtk585dux5" w:id="28"/>
      <w:bookmarkEnd w:id="28"/>
      <w:r w:rsidDel="00000000" w:rsidR="00000000" w:rsidRPr="00000000">
        <w:rPr>
          <w:rFonts w:ascii="Source Sans Pro" w:cs="Source Sans Pro" w:eastAsia="Source Sans Pro" w:hAnsi="Source Sans Pro"/>
          <w:b w:val="1"/>
          <w:color w:val="000000"/>
          <w:sz w:val="22"/>
          <w:szCs w:val="22"/>
          <w:rtl w:val="0"/>
        </w:rPr>
        <w:t xml:space="preserve">Note:</w:t>
      </w:r>
    </w:p>
    <w:p w:rsidR="00000000" w:rsidDel="00000000" w:rsidP="00000000" w:rsidRDefault="00000000" w:rsidRPr="00000000" w14:paraId="000001C0">
      <w:pPr>
        <w:numPr>
          <w:ilvl w:val="0"/>
          <w:numId w:val="27"/>
        </w:numPr>
        <w:spacing w:after="0" w:afterAutospacing="0" w:before="50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Tag-to-task mapping to be maintained in a </w:t>
      </w:r>
      <w:r w:rsidDel="00000000" w:rsidR="00000000" w:rsidRPr="00000000">
        <w:rPr>
          <w:rFonts w:ascii="Source Sans Pro" w:cs="Source Sans Pro" w:eastAsia="Source Sans Pro" w:hAnsi="Source Sans Pro"/>
          <w:b w:val="1"/>
          <w:rtl w:val="0"/>
        </w:rPr>
        <w:t xml:space="preserve">tag_task_mapping_config</w:t>
      </w:r>
      <w:r w:rsidDel="00000000" w:rsidR="00000000" w:rsidRPr="00000000">
        <w:rPr>
          <w:rFonts w:ascii="Source Sans Pro" w:cs="Source Sans Pro" w:eastAsia="Source Sans Pro" w:hAnsi="Source Sans Pro"/>
          <w:rtl w:val="0"/>
        </w:rPr>
        <w:t xml:space="preserve"> table</w:t>
      </w:r>
    </w:p>
    <w:p w:rsidR="00000000" w:rsidDel="00000000" w:rsidP="00000000" w:rsidRDefault="00000000" w:rsidRPr="00000000" w14:paraId="000001C1">
      <w:pPr>
        <w:numPr>
          <w:ilvl w:val="0"/>
          <w:numId w:val="27"/>
        </w:numPr>
        <w:spacing w:after="0" w:afterAutospacing="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Fields: </w:t>
      </w:r>
      <w:r w:rsidDel="00000000" w:rsidR="00000000" w:rsidRPr="00000000">
        <w:rPr>
          <w:rFonts w:ascii="Source Sans Pro" w:cs="Source Sans Pro" w:eastAsia="Source Sans Pro" w:hAnsi="Source Sans Pro"/>
          <w:rtl w:val="0"/>
        </w:rPr>
        <w:t xml:space="preserve">tag</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task_type</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priority_level</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active_flag</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last_updated_by</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last_updated_at</w:t>
      </w:r>
    </w:p>
    <w:p w:rsidR="00000000" w:rsidDel="00000000" w:rsidP="00000000" w:rsidRDefault="00000000" w:rsidRPr="00000000" w14:paraId="000001C2">
      <w:pPr>
        <w:numPr>
          <w:ilvl w:val="0"/>
          <w:numId w:val="27"/>
        </w:numPr>
        <w:spacing w:after="0" w:afterAutospacing="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Postman collection will support </w:t>
      </w:r>
      <w:r w:rsidDel="00000000" w:rsidR="00000000" w:rsidRPr="00000000">
        <w:rPr>
          <w:rFonts w:ascii="Source Sans Pro" w:cs="Source Sans Pro" w:eastAsia="Source Sans Pro" w:hAnsi="Source Sans Pro"/>
          <w:rtl w:val="0"/>
        </w:rPr>
        <w:t xml:space="preserve">GET</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POST</w:t>
      </w:r>
      <w:r w:rsidDel="00000000" w:rsidR="00000000" w:rsidRPr="00000000">
        <w:rPr>
          <w:rFonts w:ascii="Source Sans Pro" w:cs="Source Sans Pro" w:eastAsia="Source Sans Pro" w:hAnsi="Source Sans Pro"/>
          <w:rtl w:val="0"/>
        </w:rPr>
        <w:t xml:space="preserve">, and </w:t>
      </w:r>
      <w:r w:rsidDel="00000000" w:rsidR="00000000" w:rsidRPr="00000000">
        <w:rPr>
          <w:rFonts w:ascii="Source Sans Pro" w:cs="Source Sans Pro" w:eastAsia="Source Sans Pro" w:hAnsi="Source Sans Pro"/>
          <w:rtl w:val="0"/>
        </w:rPr>
        <w:t xml:space="preserve">PATCH</w:t>
      </w:r>
      <w:r w:rsidDel="00000000" w:rsidR="00000000" w:rsidRPr="00000000">
        <w:rPr>
          <w:rFonts w:ascii="Source Sans Pro" w:cs="Source Sans Pro" w:eastAsia="Source Sans Pro" w:hAnsi="Source Sans Pro"/>
          <w:rtl w:val="0"/>
        </w:rPr>
        <w:t xml:space="preserve"> on this config for dynamic updates</w:t>
      </w:r>
    </w:p>
    <w:p w:rsidR="00000000" w:rsidDel="00000000" w:rsidP="00000000" w:rsidRDefault="00000000" w:rsidRPr="00000000" w14:paraId="000001C3">
      <w:pPr>
        <w:numPr>
          <w:ilvl w:val="0"/>
          <w:numId w:val="27"/>
        </w:numPr>
        <w:spacing w:after="200" w:before="0" w:beforeAutospacing="0" w:lin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Task queue generation will run as a </w:t>
      </w:r>
      <w:r w:rsidDel="00000000" w:rsidR="00000000" w:rsidRPr="00000000">
        <w:rPr>
          <w:rFonts w:ascii="Source Sans Pro" w:cs="Source Sans Pro" w:eastAsia="Source Sans Pro" w:hAnsi="Source Sans Pro"/>
          <w:b w:val="1"/>
          <w:rtl w:val="0"/>
        </w:rPr>
        <w:t xml:space="preserve">daily cron job</w:t>
      </w:r>
      <w:r w:rsidDel="00000000" w:rsidR="00000000" w:rsidRPr="00000000">
        <w:rPr>
          <w:rFonts w:ascii="Source Sans Pro" w:cs="Source Sans Pro" w:eastAsia="Source Sans Pro" w:hAnsi="Source Sans Pro"/>
          <w:rtl w:val="0"/>
        </w:rPr>
        <w:t xml:space="preserve"> post tag snapshot creation</w:t>
      </w:r>
    </w:p>
    <w:p w:rsidR="00000000" w:rsidDel="00000000" w:rsidP="00000000" w:rsidRDefault="00000000" w:rsidRPr="00000000" w14:paraId="000001C4">
      <w:pPr>
        <w:pStyle w:val="Heading3"/>
        <w:spacing w:after="200" w:line="240" w:lineRule="auto"/>
        <w:rPr>
          <w:rFonts w:ascii="Source Sans Pro" w:cs="Source Sans Pro" w:eastAsia="Source Sans Pro" w:hAnsi="Source Sans Pro"/>
          <w:b w:val="1"/>
        </w:rPr>
      </w:pPr>
      <w:bookmarkStart w:colFirst="0" w:colLast="0" w:name="_kgmij9i214gt" w:id="29"/>
      <w:bookmarkEnd w:id="29"/>
      <w:r w:rsidDel="00000000" w:rsidR="00000000" w:rsidRPr="00000000">
        <w:rPr>
          <w:rFonts w:ascii="Source Sans Pro" w:cs="Source Sans Pro" w:eastAsia="Source Sans Pro" w:hAnsi="Source Sans Pro"/>
          <w:b w:val="1"/>
          <w:rtl w:val="0"/>
        </w:rPr>
        <w:t xml:space="preserve">4. Reading task adherence, location &amp; visit feedback details from Lystloc</w:t>
      </w:r>
    </w:p>
    <w:p w:rsidR="00000000" w:rsidDel="00000000" w:rsidP="00000000" w:rsidRDefault="00000000" w:rsidRPr="00000000" w14:paraId="000001C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section outlines how Orange Health will read back execution data from Lystloc to evaluate farmer adherence, track task outcomes, and capture visit-level intelligence for feedback loops and leadership visibility.</w:t>
      </w:r>
    </w:p>
    <w:p w:rsidR="00000000" w:rsidDel="00000000" w:rsidP="00000000" w:rsidRDefault="00000000" w:rsidRPr="00000000" w14:paraId="000001C6">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C7">
      <w:pPr>
        <w:pStyle w:val="Heading4"/>
        <w:spacing w:after="40" w:before="240" w:lineRule="auto"/>
        <w:rPr>
          <w:rFonts w:ascii="Source Sans Pro" w:cs="Source Sans Pro" w:eastAsia="Source Sans Pro" w:hAnsi="Source Sans Pro"/>
          <w:b w:val="1"/>
          <w:color w:val="000000"/>
          <w:sz w:val="22"/>
          <w:szCs w:val="22"/>
        </w:rPr>
      </w:pPr>
      <w:bookmarkStart w:colFirst="0" w:colLast="0" w:name="_nncrhjnadw13" w:id="30"/>
      <w:bookmarkEnd w:id="30"/>
      <w:r w:rsidDel="00000000" w:rsidR="00000000" w:rsidRPr="00000000">
        <w:rPr>
          <w:rFonts w:ascii="Source Sans Pro" w:cs="Source Sans Pro" w:eastAsia="Source Sans Pro" w:hAnsi="Source Sans Pro"/>
          <w:b w:val="1"/>
          <w:color w:val="000000"/>
          <w:sz w:val="22"/>
          <w:szCs w:val="22"/>
          <w:rtl w:val="0"/>
        </w:rPr>
        <w:t xml:space="preserve">🔹 Objective:</w:t>
      </w:r>
    </w:p>
    <w:p w:rsidR="00000000" w:rsidDel="00000000" w:rsidP="00000000" w:rsidRDefault="00000000" w:rsidRPr="00000000" w14:paraId="000001C8">
      <w:pPr>
        <w:spacing w:after="40" w:before="240" w:lineRule="auto"/>
        <w:rPr>
          <w:rFonts w:ascii="Source Sans Pro" w:cs="Source Sans Pro" w:eastAsia="Source Sans Pro" w:hAnsi="Source Sans Pro"/>
        </w:rPr>
      </w:pPr>
      <w:r w:rsidDel="00000000" w:rsidR="00000000" w:rsidRPr="00000000">
        <w:rPr>
          <w:rtl w:val="0"/>
        </w:rPr>
        <w:br w:type="textWrapping"/>
      </w:r>
      <w:r w:rsidDel="00000000" w:rsidR="00000000" w:rsidRPr="00000000">
        <w:rPr>
          <w:rFonts w:ascii="Source Sans Pro" w:cs="Source Sans Pro" w:eastAsia="Source Sans Pro" w:hAnsi="Source Sans Pro"/>
          <w:rtl w:val="0"/>
        </w:rPr>
        <w:t xml:space="preserve">To ensure complete field visibility and accountability by syncing real-time visit actions and feedback from Lystloc back into the Orange Health backend. This enables:</w:t>
      </w:r>
    </w:p>
    <w:p w:rsidR="00000000" w:rsidDel="00000000" w:rsidP="00000000" w:rsidRDefault="00000000" w:rsidRPr="00000000" w14:paraId="000001C9">
      <w:pPr>
        <w:keepNext w:val="0"/>
        <w:keepLines w:val="0"/>
        <w:numPr>
          <w:ilvl w:val="0"/>
          <w:numId w:val="12"/>
        </w:numPr>
        <w:spacing w:after="0" w:afterAutospacing="0" w:befor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Task closure tracking (done vs missed)</w:t>
      </w:r>
    </w:p>
    <w:p w:rsidR="00000000" w:rsidDel="00000000" w:rsidP="00000000" w:rsidRDefault="00000000" w:rsidRPr="00000000" w14:paraId="000001CA">
      <w:pPr>
        <w:keepNext w:val="0"/>
        <w:keepLines w:val="0"/>
        <w:numPr>
          <w:ilvl w:val="0"/>
          <w:numId w:val="12"/>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Validation of location-based visit adherence</w:t>
      </w:r>
    </w:p>
    <w:p w:rsidR="00000000" w:rsidDel="00000000" w:rsidP="00000000" w:rsidRDefault="00000000" w:rsidRPr="00000000" w14:paraId="000001CB">
      <w:pPr>
        <w:keepNext w:val="0"/>
        <w:keepLines w:val="0"/>
        <w:numPr>
          <w:ilvl w:val="0"/>
          <w:numId w:val="12"/>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Structured feedback capture from field visits</w:t>
      </w:r>
    </w:p>
    <w:p w:rsidR="00000000" w:rsidDel="00000000" w:rsidP="00000000" w:rsidRDefault="00000000" w:rsidRPr="00000000" w14:paraId="000001CC">
      <w:pPr>
        <w:keepNext w:val="0"/>
        <w:keepLines w:val="0"/>
        <w:numPr>
          <w:ilvl w:val="0"/>
          <w:numId w:val="12"/>
        </w:numPr>
        <w:spacing w:after="24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Automatic performance &amp; coverage tracking for leadership</w:t>
      </w:r>
    </w:p>
    <w:p w:rsidR="00000000" w:rsidDel="00000000" w:rsidP="00000000" w:rsidRDefault="00000000" w:rsidRPr="00000000" w14:paraId="000001CD">
      <w:pPr>
        <w:pStyle w:val="Heading4"/>
        <w:keepNext w:val="0"/>
        <w:keepLines w:val="0"/>
        <w:spacing w:after="40" w:before="240" w:lineRule="auto"/>
        <w:rPr>
          <w:rFonts w:ascii="Source Sans Pro" w:cs="Source Sans Pro" w:eastAsia="Source Sans Pro" w:hAnsi="Source Sans Pro"/>
          <w:b w:val="1"/>
          <w:color w:val="000000"/>
        </w:rPr>
      </w:pPr>
      <w:bookmarkStart w:colFirst="0" w:colLast="0" w:name="_hmfmnmszchqn" w:id="31"/>
      <w:bookmarkEnd w:id="31"/>
      <w:r w:rsidDel="00000000" w:rsidR="00000000" w:rsidRPr="00000000">
        <w:rPr>
          <w:b w:val="1"/>
          <w:color w:val="000000"/>
          <w:sz w:val="22"/>
          <w:szCs w:val="22"/>
          <w:rtl w:val="0"/>
        </w:rPr>
        <w:t xml:space="preserve">🔹 </w:t>
      </w:r>
      <w:r w:rsidDel="00000000" w:rsidR="00000000" w:rsidRPr="00000000">
        <w:rPr>
          <w:rFonts w:ascii="Source Sans Pro" w:cs="Source Sans Pro" w:eastAsia="Source Sans Pro" w:hAnsi="Source Sans Pro"/>
          <w:b w:val="1"/>
          <w:color w:val="000000"/>
          <w:rtl w:val="0"/>
        </w:rPr>
        <w:t xml:space="preserve">Core Components</w:t>
        <w:br w:type="textWrapping"/>
      </w:r>
    </w:p>
    <w:tbl>
      <w:tblPr>
        <w:tblStyle w:val="Table11"/>
        <w:tblW w:w="8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5"/>
        <w:gridCol w:w="4265"/>
        <w:tblGridChange w:id="0">
          <w:tblGrid>
            <w:gridCol w:w="3755"/>
            <w:gridCol w:w="426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spacing w:after="40" w:before="240" w:lineRule="auto"/>
              <w:jc w:val="center"/>
              <w:rPr>
                <w:b w:val="1"/>
              </w:rPr>
            </w:pPr>
            <w:r w:rsidDel="00000000" w:rsidR="00000000" w:rsidRPr="00000000">
              <w:rPr>
                <w:b w:val="1"/>
                <w:rtl w:val="0"/>
              </w:rPr>
              <w:t xml:space="preserve">Data Pulled From Lystloc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spacing w:after="40" w:before="240" w:lineRule="auto"/>
              <w:jc w:val="center"/>
              <w:rPr>
                <w:b w:val="1"/>
              </w:rPr>
            </w:pPr>
            <w:r w:rsidDel="00000000" w:rsidR="00000000" w:rsidRPr="00000000">
              <w:rPr>
                <w:b w:val="1"/>
                <w:rtl w:val="0"/>
              </w:rPr>
              <w:t xml:space="preserve">Purpose in OH System</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spacing w:after="40" w:before="240" w:lineRule="auto"/>
              <w:rPr/>
            </w:pPr>
            <w:r w:rsidDel="00000000" w:rsidR="00000000" w:rsidRPr="00000000">
              <w:rPr>
                <w:rtl w:val="0"/>
              </w:rPr>
              <w:t xml:space="preserve">Check-In &amp; Check-Out Timestamp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spacing w:after="40" w:before="240" w:lineRule="auto"/>
              <w:rPr/>
            </w:pPr>
            <w:r w:rsidDel="00000000" w:rsidR="00000000" w:rsidRPr="00000000">
              <w:rPr>
                <w:rtl w:val="0"/>
              </w:rPr>
              <w:t xml:space="preserve">Track task execution time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spacing w:after="40" w:before="240" w:lineRule="auto"/>
              <w:rPr/>
            </w:pPr>
            <w:r w:rsidDel="00000000" w:rsidR="00000000" w:rsidRPr="00000000">
              <w:rPr>
                <w:rtl w:val="0"/>
              </w:rPr>
              <w:t xml:space="preserve">Task ID / Reference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spacing w:after="40" w:before="240" w:lineRule="auto"/>
              <w:rPr/>
            </w:pPr>
            <w:r w:rsidDel="00000000" w:rsidR="00000000" w:rsidRPr="00000000">
              <w:rPr>
                <w:rtl w:val="0"/>
              </w:rPr>
              <w:t xml:space="preserve">Match with OH-defined task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spacing w:after="40" w:before="240" w:lineRule="auto"/>
              <w:rPr/>
            </w:pPr>
            <w:r w:rsidDel="00000000" w:rsidR="00000000" w:rsidRPr="00000000">
              <w:rPr>
                <w:rtl w:val="0"/>
              </w:rPr>
              <w:t xml:space="preserve">Farmer User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spacing w:after="40" w:before="240" w:lineRule="auto"/>
              <w:rPr/>
            </w:pPr>
            <w:r w:rsidDel="00000000" w:rsidR="00000000" w:rsidRPr="00000000">
              <w:rPr>
                <w:rtl w:val="0"/>
              </w:rPr>
              <w:t xml:space="preserve">Map to OH field agent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spacing w:after="40" w:before="240" w:lineRule="auto"/>
              <w:rPr/>
            </w:pPr>
            <w:r w:rsidDel="00000000" w:rsidR="00000000" w:rsidRPr="00000000">
              <w:rPr>
                <w:rtl w:val="0"/>
              </w:rPr>
              <w:t xml:space="preserve">Customer (Doctor)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spacing w:after="40" w:before="240" w:lineRule="auto"/>
              <w:rPr/>
            </w:pPr>
            <w:r w:rsidDel="00000000" w:rsidR="00000000" w:rsidRPr="00000000">
              <w:rPr>
                <w:rtl w:val="0"/>
              </w:rPr>
              <w:t xml:space="preserve">Map to OH partner</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spacing w:after="40" w:before="240" w:lineRule="auto"/>
              <w:rPr/>
            </w:pPr>
            <w:r w:rsidDel="00000000" w:rsidR="00000000" w:rsidRPr="00000000">
              <w:rPr>
                <w:rtl w:val="0"/>
              </w:rPr>
              <w:t xml:space="preserve">Location Coordinates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spacing w:after="40" w:before="240" w:lineRule="auto"/>
              <w:rPr/>
            </w:pPr>
            <w:r w:rsidDel="00000000" w:rsidR="00000000" w:rsidRPr="00000000">
              <w:rPr>
                <w:rtl w:val="0"/>
              </w:rPr>
              <w:t xml:space="preserve">Validate against assigned clinic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spacing w:after="40" w:before="240" w:lineRule="auto"/>
              <w:rPr/>
            </w:pPr>
            <w:r w:rsidDel="00000000" w:rsidR="00000000" w:rsidRPr="00000000">
              <w:rPr>
                <w:rtl w:val="0"/>
              </w:rPr>
              <w:t xml:space="preserve">Custom Fields / Visit Notes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spacing w:after="40" w:before="240" w:lineRule="auto"/>
              <w:rPr/>
            </w:pPr>
            <w:r w:rsidDel="00000000" w:rsidR="00000000" w:rsidRPr="00000000">
              <w:rPr>
                <w:rtl w:val="0"/>
              </w:rPr>
              <w:t xml:space="preserve">Capture meeting summary / outcome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spacing w:after="40" w:before="240" w:lineRule="auto"/>
              <w:rPr/>
            </w:pPr>
            <w:r w:rsidDel="00000000" w:rsidR="00000000" w:rsidRPr="00000000">
              <w:rPr>
                <w:rtl w:val="0"/>
              </w:rPr>
              <w:t xml:space="preserve">Task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spacing w:after="40" w:before="240" w:lineRule="auto"/>
              <w:rPr/>
            </w:pPr>
            <w:r w:rsidDel="00000000" w:rsidR="00000000" w:rsidRPr="00000000">
              <w:rPr>
                <w:rtl w:val="0"/>
              </w:rPr>
              <w:t xml:space="preserve">Mark as </w:t>
            </w:r>
            <w:r w:rsidDel="00000000" w:rsidR="00000000" w:rsidRPr="00000000">
              <w:rPr>
                <w:rtl w:val="0"/>
              </w:rPr>
              <w:t xml:space="preserve">Completed</w:t>
            </w:r>
            <w:r w:rsidDel="00000000" w:rsidR="00000000" w:rsidRPr="00000000">
              <w:rPr>
                <w:rtl w:val="0"/>
              </w:rPr>
              <w:t xml:space="preserve">, </w:t>
            </w:r>
            <w:r w:rsidDel="00000000" w:rsidR="00000000" w:rsidRPr="00000000">
              <w:rPr>
                <w:rtl w:val="0"/>
              </w:rPr>
              <w:t xml:space="preserve">Missed</w:t>
            </w:r>
            <w:r w:rsidDel="00000000" w:rsidR="00000000" w:rsidRPr="00000000">
              <w:rPr>
                <w:rtl w:val="0"/>
              </w:rPr>
              <w:t xml:space="preserve">, or </w:t>
            </w:r>
            <w:r w:rsidDel="00000000" w:rsidR="00000000" w:rsidRPr="00000000">
              <w:rPr>
                <w:rtl w:val="0"/>
              </w:rPr>
              <w:t xml:space="preserve">Deferred</w:t>
            </w:r>
            <w:r w:rsidDel="00000000" w:rsidR="00000000" w:rsidRPr="00000000">
              <w:rPr>
                <w:rtl w:val="0"/>
              </w:rPr>
            </w:r>
          </w:p>
        </w:tc>
      </w:tr>
    </w:tbl>
    <w:p w:rsidR="00000000" w:rsidDel="00000000" w:rsidP="00000000" w:rsidRDefault="00000000" w:rsidRPr="00000000" w14:paraId="000001DE">
      <w:pPr>
        <w:pStyle w:val="Heading4"/>
        <w:keepNext w:val="0"/>
        <w:keepLines w:val="0"/>
        <w:spacing w:before="280" w:lineRule="auto"/>
        <w:rPr>
          <w:rFonts w:ascii="Source Sans Pro" w:cs="Source Sans Pro" w:eastAsia="Source Sans Pro" w:hAnsi="Source Sans Pro"/>
          <w:b w:val="1"/>
          <w:color w:val="000000"/>
          <w:sz w:val="22"/>
          <w:szCs w:val="22"/>
        </w:rPr>
      </w:pPr>
      <w:bookmarkStart w:colFirst="0" w:colLast="0" w:name="_8qjcemftm4og" w:id="32"/>
      <w:bookmarkEnd w:id="32"/>
      <w:r w:rsidDel="00000000" w:rsidR="00000000" w:rsidRPr="00000000">
        <w:rPr>
          <w:rFonts w:ascii="Source Sans Pro" w:cs="Source Sans Pro" w:eastAsia="Source Sans Pro" w:hAnsi="Source Sans Pro"/>
          <w:b w:val="1"/>
          <w:color w:val="000000"/>
          <w:sz w:val="22"/>
          <w:szCs w:val="22"/>
          <w:rtl w:val="0"/>
        </w:rPr>
        <w:t xml:space="preserve">🔹 Data Sync Process</w:t>
      </w:r>
    </w:p>
    <w:p w:rsidR="00000000" w:rsidDel="00000000" w:rsidP="00000000" w:rsidRDefault="00000000" w:rsidRPr="00000000" w14:paraId="000001DF">
      <w:pPr>
        <w:keepNext w:val="0"/>
        <w:keepLines w:val="0"/>
        <w:numPr>
          <w:ilvl w:val="0"/>
          <w:numId w:val="15"/>
        </w:numPr>
        <w:spacing w:after="0" w:afterAutospacing="0" w:befor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Daily Cron Job (Backend Scheduled job) pulls completed task logs from Lystloc via API</w:t>
      </w:r>
    </w:p>
    <w:p w:rsidR="00000000" w:rsidDel="00000000" w:rsidP="00000000" w:rsidRDefault="00000000" w:rsidRPr="00000000" w14:paraId="000001E0">
      <w:pPr>
        <w:keepNext w:val="0"/>
        <w:keepLines w:val="0"/>
        <w:numPr>
          <w:ilvl w:val="0"/>
          <w:numId w:val="15"/>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Each record is matched with OH Task ID using reference key shared during task creation</w:t>
      </w:r>
    </w:p>
    <w:p w:rsidR="00000000" w:rsidDel="00000000" w:rsidP="00000000" w:rsidRDefault="00000000" w:rsidRPr="00000000" w14:paraId="000001E1">
      <w:pPr>
        <w:keepNext w:val="0"/>
        <w:keepLines w:val="0"/>
        <w:numPr>
          <w:ilvl w:val="0"/>
          <w:numId w:val="15"/>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Location and timestamps are validated against OH partner data to mark adherence</w:t>
      </w:r>
    </w:p>
    <w:p w:rsidR="00000000" w:rsidDel="00000000" w:rsidP="00000000" w:rsidRDefault="00000000" w:rsidRPr="00000000" w14:paraId="000001E2">
      <w:pPr>
        <w:keepNext w:val="0"/>
        <w:keepLines w:val="0"/>
        <w:numPr>
          <w:ilvl w:val="0"/>
          <w:numId w:val="15"/>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Feedback fields are parsed and stored against the corresponding partner ID</w:t>
      </w:r>
    </w:p>
    <w:p w:rsidR="00000000" w:rsidDel="00000000" w:rsidP="00000000" w:rsidRDefault="00000000" w:rsidRPr="00000000" w14:paraId="000001E3">
      <w:pPr>
        <w:keepNext w:val="0"/>
        <w:keepLines w:val="0"/>
        <w:numPr>
          <w:ilvl w:val="0"/>
          <w:numId w:val="15"/>
        </w:numPr>
        <w:spacing w:after="24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Status of task is updated in OH backend dashboard for review and reporting</w:t>
      </w:r>
    </w:p>
    <w:p w:rsidR="00000000" w:rsidDel="00000000" w:rsidP="00000000" w:rsidRDefault="00000000" w:rsidRPr="00000000" w14:paraId="000001E4">
      <w:pPr>
        <w:pStyle w:val="Heading4"/>
        <w:keepNext w:val="0"/>
        <w:keepLines w:val="0"/>
        <w:spacing w:after="40" w:before="240" w:lineRule="auto"/>
        <w:rPr>
          <w:rFonts w:ascii="Source Sans Pro" w:cs="Source Sans Pro" w:eastAsia="Source Sans Pro" w:hAnsi="Source Sans Pro"/>
          <w:b w:val="1"/>
          <w:color w:val="000000"/>
          <w:sz w:val="22"/>
          <w:szCs w:val="22"/>
        </w:rPr>
      </w:pPr>
      <w:bookmarkStart w:colFirst="0" w:colLast="0" w:name="_61moiilc1zn6" w:id="33"/>
      <w:bookmarkEnd w:id="33"/>
      <w:r w:rsidDel="00000000" w:rsidR="00000000" w:rsidRPr="00000000">
        <w:rPr>
          <w:rFonts w:ascii="Source Sans Pro" w:cs="Source Sans Pro" w:eastAsia="Source Sans Pro" w:hAnsi="Source Sans Pro"/>
          <w:b w:val="1"/>
          <w:color w:val="000000"/>
          <w:sz w:val="22"/>
          <w:szCs w:val="22"/>
          <w:rtl w:val="0"/>
        </w:rPr>
        <w:t xml:space="preserve">🔹 Task Adherence Logic</w:t>
      </w:r>
    </w:p>
    <w:p w:rsidR="00000000" w:rsidDel="00000000" w:rsidP="00000000" w:rsidRDefault="00000000" w:rsidRPr="00000000" w14:paraId="000001E5">
      <w:pPr>
        <w:rPr/>
      </w:pPr>
      <w:r w:rsidDel="00000000" w:rsidR="00000000" w:rsidRPr="00000000">
        <w:rPr>
          <w:rtl w:val="0"/>
        </w:rPr>
      </w:r>
    </w:p>
    <w:tbl>
      <w:tblPr>
        <w:tblStyle w:val="Table12"/>
        <w:tblW w:w="94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15"/>
        <w:gridCol w:w="3530"/>
        <w:tblGridChange w:id="0">
          <w:tblGrid>
            <w:gridCol w:w="5915"/>
            <w:gridCol w:w="353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b w:val="1"/>
                <w:rtl w:val="0"/>
              </w:rPr>
              <w:t xml:space="preserve">Condition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b w:val="1"/>
                <w:rtl w:val="0"/>
              </w:rPr>
              <w:t xml:space="preserve">Task Marked As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Location matches clinic, check-in within 200m, check-out captured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Source Sans Pro" w:cs="Source Sans Pro" w:eastAsia="Source Sans Pro" w:hAnsi="Source Sans Pro"/>
                <w:rtl w:val="0"/>
              </w:rPr>
              <w:t xml:space="preserve">Completed</w:t>
            </w:r>
            <w:r w:rsidDel="00000000" w:rsidR="00000000" w:rsidRPr="00000000">
              <w:rPr>
                <w:rtl w:val="0"/>
              </w:rPr>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No check-in or outside geofence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Source Sans Pro" w:cs="Source Sans Pro" w:eastAsia="Source Sans Pro" w:hAnsi="Source Sans Pro"/>
                <w:rtl w:val="0"/>
              </w:rPr>
              <w:t xml:space="preserve">Missed</w:t>
            </w:r>
            <w:r w:rsidDel="00000000" w:rsidR="00000000" w:rsidRPr="00000000">
              <w:rPr>
                <w:rtl w:val="0"/>
              </w:rPr>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Task accepted but rescheduled by doctor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Scheduled</w:t>
            </w:r>
            <w:r w:rsidDel="00000000" w:rsidR="00000000" w:rsidRPr="00000000">
              <w:rPr>
                <w:rFonts w:ascii="Source Sans Pro" w:cs="Source Sans Pro" w:eastAsia="Source Sans Pro" w:hAnsi="Source Sans Pro"/>
                <w:rtl w:val="0"/>
              </w:rPr>
              <w:t xml:space="preserve">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Only message/call task was there but status is still in To be Done state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 Missed</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4"/>
        <w:rPr/>
      </w:pPr>
      <w:bookmarkStart w:colFirst="0" w:colLast="0" w:name="_rhkxt9u2f6no" w:id="34"/>
      <w:bookmarkEnd w:id="34"/>
      <w:r w:rsidDel="00000000" w:rsidR="00000000" w:rsidRPr="00000000">
        <w:rPr>
          <w:rFonts w:ascii="Source Sans Pro" w:cs="Source Sans Pro" w:eastAsia="Source Sans Pro" w:hAnsi="Source Sans Pro"/>
          <w:b w:val="1"/>
          <w:color w:val="000000"/>
          <w:sz w:val="22"/>
          <w:szCs w:val="22"/>
          <w:rtl w:val="0"/>
        </w:rPr>
        <w:t xml:space="preserve">🔹 Feedback Data Captured per Visit</w:t>
      </w:r>
      <w:r w:rsidDel="00000000" w:rsidR="00000000" w:rsidRPr="00000000">
        <w:rPr>
          <w:rtl w:val="0"/>
        </w:rPr>
        <w:br w:type="textWrapping"/>
      </w:r>
    </w:p>
    <w:p w:rsidR="00000000" w:rsidDel="00000000" w:rsidP="00000000" w:rsidRDefault="00000000" w:rsidRPr="00000000" w14:paraId="000001F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Each visit completed by a farmer will capture structured feedback using a standard form. These fields are configured in Lystloc, and synced back into the OH backend for reporting, issue resolution, and leadership visibility.</w:t>
      </w:r>
    </w:p>
    <w:p w:rsidR="00000000" w:rsidDel="00000000" w:rsidP="00000000" w:rsidRDefault="00000000" w:rsidRPr="00000000" w14:paraId="000001F3">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F4">
      <w:pPr>
        <w:rPr>
          <w:rFonts w:ascii="Source Sans Pro" w:cs="Source Sans Pro" w:eastAsia="Source Sans Pro" w:hAnsi="Source Sans Pro"/>
        </w:rPr>
      </w:pPr>
      <w:r w:rsidDel="00000000" w:rsidR="00000000" w:rsidRPr="00000000">
        <w:rPr>
          <w:rtl w:val="0"/>
        </w:rPr>
      </w:r>
    </w:p>
    <w:tbl>
      <w:tblPr>
        <w:tblStyle w:val="Table13"/>
        <w:tblW w:w="9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5"/>
        <w:gridCol w:w="1955"/>
        <w:gridCol w:w="3635"/>
        <w:gridCol w:w="2240"/>
        <w:tblGridChange w:id="0">
          <w:tblGrid>
            <w:gridCol w:w="1955"/>
            <w:gridCol w:w="1955"/>
            <w:gridCol w:w="3635"/>
            <w:gridCol w:w="22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Input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Standard Options / Values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Purpose</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Doctor Sentiment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Dropdown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Positive😐 Neutral❌ Negative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Capture overall attitude during visit</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Primary Concern (if 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Dropdown (Conditional)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Report delay, Test availability, Pricing concern, App issues, Support not responsive,  No concerns, Sample pickup issue, Report quality issue, Financials-related Queries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Identify blockers to conversion or retention</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Is Doctor Willing to Order Again?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Dropdown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Yes / No / Not Sure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Used for engagement prediction</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Next Suggested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Dropdown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Call in 2 days- Schedule revisit- No follow-up needed- Raise issue to support- Share test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Input into follow-up tasking</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Support Ticket Follow-up Needed?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Yes / No (with optional Ticket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If farmer needs to escalate</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Farmer Comments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Free-text (Optional)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Context or observations not captured in dropdowns</w:t>
            </w:r>
          </w:p>
        </w:tc>
      </w:tr>
    </w:tbl>
    <w:p w:rsidR="00000000" w:rsidDel="00000000" w:rsidP="00000000" w:rsidRDefault="00000000" w:rsidRPr="00000000" w14:paraId="00000211">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12">
      <w:pPr>
        <w:numPr>
          <w:ilvl w:val="0"/>
          <w:numId w:val="5"/>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All fields can be  stored in a table in the OH backend, which can then be used for analysis</w:t>
      </w:r>
    </w:p>
    <w:p w:rsidR="00000000" w:rsidDel="00000000" w:rsidP="00000000" w:rsidRDefault="00000000" w:rsidRPr="00000000" w14:paraId="00000213">
      <w:pPr>
        <w:numPr>
          <w:ilvl w:val="0"/>
          <w:numId w:val="5"/>
        </w:numPr>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Daily reports can be auto-generated for leadership via dashboards (e.g., low satisfaction, repeated issues, unresolved follow-ups)</w:t>
      </w:r>
    </w:p>
    <w:p w:rsidR="00000000" w:rsidDel="00000000" w:rsidP="00000000" w:rsidRDefault="00000000" w:rsidRPr="00000000" w14:paraId="00000214">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15">
      <w:pPr>
        <w:ind w:left="72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16">
      <w:pPr>
        <w:pStyle w:val="Heading4"/>
        <w:keepNext w:val="0"/>
        <w:keepLines w:val="0"/>
        <w:spacing w:before="280" w:lineRule="auto"/>
        <w:rPr/>
      </w:pPr>
      <w:bookmarkStart w:colFirst="0" w:colLast="0" w:name="_yq2wahb2rfhc" w:id="35"/>
      <w:bookmarkEnd w:id="35"/>
      <w:r w:rsidDel="00000000" w:rsidR="00000000" w:rsidRPr="00000000">
        <w:rPr>
          <w:rFonts w:ascii="Source Sans Pro" w:cs="Source Sans Pro" w:eastAsia="Source Sans Pro" w:hAnsi="Source Sans Pro"/>
          <w:b w:val="1"/>
          <w:color w:val="000000"/>
          <w:sz w:val="22"/>
          <w:szCs w:val="22"/>
          <w:rtl w:val="0"/>
        </w:rPr>
        <w:t xml:space="preserve">🔹 Expected Reporting from Extracted Data</w:t>
      </w:r>
      <w:r w:rsidDel="00000000" w:rsidR="00000000" w:rsidRPr="00000000">
        <w:rPr>
          <w:rtl w:val="0"/>
        </w:rPr>
      </w:r>
    </w:p>
    <w:p w:rsidR="00000000" w:rsidDel="00000000" w:rsidP="00000000" w:rsidRDefault="00000000" w:rsidRPr="00000000" w14:paraId="00000217">
      <w:pPr>
        <w:numPr>
          <w:ilvl w:val="0"/>
          <w:numId w:val="17"/>
        </w:numPr>
        <w:spacing w:after="0" w:afterAutospacing="0" w:befor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of </w:t>
      </w:r>
      <w:r w:rsidDel="00000000" w:rsidR="00000000" w:rsidRPr="00000000">
        <w:rPr>
          <w:rFonts w:ascii="Source Sans Pro" w:cs="Source Sans Pro" w:eastAsia="Source Sans Pro" w:hAnsi="Source Sans Pro"/>
          <w:b w:val="1"/>
          <w:rtl w:val="0"/>
        </w:rPr>
        <w:t xml:space="preserve">assigned tasks completed</w:t>
      </w:r>
      <w:r w:rsidDel="00000000" w:rsidR="00000000" w:rsidRPr="00000000">
        <w:rPr>
          <w:rFonts w:ascii="Source Sans Pro" w:cs="Source Sans Pro" w:eastAsia="Source Sans Pro" w:hAnsi="Source Sans Pro"/>
          <w:rtl w:val="0"/>
        </w:rPr>
        <w:t xml:space="preserve">, per farmer</w:t>
      </w:r>
    </w:p>
    <w:p w:rsidR="00000000" w:rsidDel="00000000" w:rsidP="00000000" w:rsidRDefault="00000000" w:rsidRPr="00000000" w14:paraId="00000218">
      <w:pPr>
        <w:numPr>
          <w:ilvl w:val="0"/>
          <w:numId w:val="17"/>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of </w:t>
      </w:r>
      <w:r w:rsidDel="00000000" w:rsidR="00000000" w:rsidRPr="00000000">
        <w:rPr>
          <w:rFonts w:ascii="Source Sans Pro" w:cs="Source Sans Pro" w:eastAsia="Source Sans Pro" w:hAnsi="Source Sans Pro"/>
          <w:b w:val="1"/>
          <w:rtl w:val="0"/>
        </w:rPr>
        <w:t xml:space="preserve">geo-verified visits</w:t>
      </w:r>
      <w:r w:rsidDel="00000000" w:rsidR="00000000" w:rsidRPr="00000000">
        <w:rPr>
          <w:rFonts w:ascii="Source Sans Pro" w:cs="Source Sans Pro" w:eastAsia="Source Sans Pro" w:hAnsi="Source Sans Pro"/>
          <w:rtl w:val="0"/>
        </w:rPr>
        <w:t xml:space="preserve"> (visit adherence metric)</w:t>
      </w:r>
    </w:p>
    <w:p w:rsidR="00000000" w:rsidDel="00000000" w:rsidP="00000000" w:rsidRDefault="00000000" w:rsidRPr="00000000" w14:paraId="00000219">
      <w:pPr>
        <w:numPr>
          <w:ilvl w:val="0"/>
          <w:numId w:val="17"/>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Top reasons for </w:t>
      </w:r>
      <w:r w:rsidDel="00000000" w:rsidR="00000000" w:rsidRPr="00000000">
        <w:rPr>
          <w:rFonts w:ascii="Source Sans Pro" w:cs="Source Sans Pro" w:eastAsia="Source Sans Pro" w:hAnsi="Source Sans Pro"/>
          <w:b w:val="1"/>
          <w:rtl w:val="0"/>
        </w:rPr>
        <w:t xml:space="preserve">churn or inactive status</w:t>
      </w:r>
      <w:r w:rsidDel="00000000" w:rsidR="00000000" w:rsidRPr="00000000">
        <w:rPr>
          <w:rFonts w:ascii="Source Sans Pro" w:cs="Source Sans Pro" w:eastAsia="Source Sans Pro" w:hAnsi="Source Sans Pro"/>
          <w:rtl w:val="0"/>
        </w:rPr>
        <w:t xml:space="preserve"> from feedback</w:t>
      </w:r>
    </w:p>
    <w:p w:rsidR="00000000" w:rsidDel="00000000" w:rsidP="00000000" w:rsidRDefault="00000000" w:rsidRPr="00000000" w14:paraId="0000021A">
      <w:pPr>
        <w:numPr>
          <w:ilvl w:val="0"/>
          <w:numId w:val="17"/>
        </w:numPr>
        <w:spacing w:after="0" w:afterAutospacing="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Drilldowns by doctor segment (</w:t>
      </w:r>
      <w:r w:rsidDel="00000000" w:rsidR="00000000" w:rsidRPr="00000000">
        <w:rPr>
          <w:rFonts w:ascii="Source Sans Pro" w:cs="Source Sans Pro" w:eastAsia="Source Sans Pro" w:hAnsi="Source Sans Pro"/>
          <w:rtl w:val="0"/>
        </w:rPr>
        <w:t xml:space="preserve">AR</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Power Users</w:t>
      </w:r>
      <w:r w:rsidDel="00000000" w:rsidR="00000000" w:rsidRPr="00000000">
        <w:rPr>
          <w:rFonts w:ascii="Source Sans Pro" w:cs="Source Sans Pro" w:eastAsia="Source Sans Pro" w:hAnsi="Source Sans Pro"/>
          <w:rtl w:val="0"/>
        </w:rPr>
        <w:t xml:space="preserve">, etc.)</w:t>
      </w:r>
    </w:p>
    <w:p w:rsidR="00000000" w:rsidDel="00000000" w:rsidP="00000000" w:rsidRDefault="00000000" w:rsidRPr="00000000" w14:paraId="0000021B">
      <w:pPr>
        <w:numPr>
          <w:ilvl w:val="0"/>
          <w:numId w:val="17"/>
        </w:numPr>
        <w:spacing w:after="24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Escalation reports for </w:t>
      </w:r>
      <w:r w:rsidDel="00000000" w:rsidR="00000000" w:rsidRPr="00000000">
        <w:rPr>
          <w:rFonts w:ascii="Source Sans Pro" w:cs="Source Sans Pro" w:eastAsia="Source Sans Pro" w:hAnsi="Source Sans Pro"/>
          <w:b w:val="1"/>
          <w:rtl w:val="0"/>
        </w:rPr>
        <w:t xml:space="preserve">unresolved issues</w:t>
      </w:r>
      <w:r w:rsidDel="00000000" w:rsidR="00000000" w:rsidRPr="00000000">
        <w:rPr>
          <w:rFonts w:ascii="Source Sans Pro" w:cs="Source Sans Pro" w:eastAsia="Source Sans Pro" w:hAnsi="Source Sans Pro"/>
          <w:rtl w:val="0"/>
        </w:rPr>
        <w:t xml:space="preserve"> from feedback</w:t>
      </w:r>
    </w:p>
    <w:p w:rsidR="00000000" w:rsidDel="00000000" w:rsidP="00000000" w:rsidRDefault="00000000" w:rsidRPr="00000000" w14:paraId="0000021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1D">
      <w:pPr>
        <w:pStyle w:val="Heading3"/>
        <w:spacing w:after="200" w:line="240" w:lineRule="auto"/>
        <w:rPr>
          <w:rFonts w:ascii="Source Sans Pro" w:cs="Source Sans Pro" w:eastAsia="Source Sans Pro" w:hAnsi="Source Sans Pro"/>
          <w:b w:val="1"/>
          <w:color w:val="434343"/>
        </w:rPr>
      </w:pPr>
      <w:bookmarkStart w:colFirst="0" w:colLast="0" w:name="_9vbvsud22rts" w:id="36"/>
      <w:bookmarkEnd w:id="36"/>
      <w:r w:rsidDel="00000000" w:rsidR="00000000" w:rsidRPr="00000000">
        <w:rPr>
          <w:rFonts w:ascii="Source Sans Pro" w:cs="Source Sans Pro" w:eastAsia="Source Sans Pro" w:hAnsi="Source Sans Pro"/>
          <w:b w:val="1"/>
          <w:rtl w:val="0"/>
        </w:rPr>
        <w:t xml:space="preserve">5. </w:t>
      </w:r>
      <w:r w:rsidDel="00000000" w:rsidR="00000000" w:rsidRPr="00000000">
        <w:rPr>
          <w:rFonts w:ascii="Source Sans Pro" w:cs="Source Sans Pro" w:eastAsia="Source Sans Pro" w:hAnsi="Source Sans Pro"/>
          <w:b w:val="1"/>
          <w:color w:val="434343"/>
          <w:rtl w:val="0"/>
        </w:rPr>
        <w:t xml:space="preserve">Web view of Compass to have Insights &amp; other helpful sections</w:t>
      </w:r>
    </w:p>
    <w:p w:rsidR="00000000" w:rsidDel="00000000" w:rsidP="00000000" w:rsidRDefault="00000000" w:rsidRPr="00000000" w14:paraId="0000021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section outlines the upgrades required in the </w:t>
      </w:r>
      <w:r w:rsidDel="00000000" w:rsidR="00000000" w:rsidRPr="00000000">
        <w:rPr>
          <w:rFonts w:ascii="Source Sans Pro" w:cs="Source Sans Pro" w:eastAsia="Source Sans Pro" w:hAnsi="Source Sans Pro"/>
          <w:b w:val="1"/>
          <w:rtl w:val="0"/>
        </w:rPr>
        <w:t xml:space="preserve">Compass platform</w:t>
      </w:r>
      <w:r w:rsidDel="00000000" w:rsidR="00000000" w:rsidRPr="00000000">
        <w:rPr>
          <w:rFonts w:ascii="Source Sans Pro" w:cs="Source Sans Pro" w:eastAsia="Source Sans Pro" w:hAnsi="Source Sans Pro"/>
          <w:rtl w:val="0"/>
        </w:rPr>
        <w:t xml:space="preserve"> to equip Farmers with actionable, smart insights on their portfolio doctors — enabling better meeting preparation, account understanding, and follow-ups — all in one place.</w:t>
      </w:r>
    </w:p>
    <w:p w:rsidR="00000000" w:rsidDel="00000000" w:rsidP="00000000" w:rsidRDefault="00000000" w:rsidRPr="00000000" w14:paraId="0000021F">
      <w:pPr>
        <w:pStyle w:val="Heading4"/>
        <w:spacing w:after="40" w:before="240" w:lineRule="auto"/>
        <w:rPr>
          <w:rFonts w:ascii="Source Sans Pro" w:cs="Source Sans Pro" w:eastAsia="Source Sans Pro" w:hAnsi="Source Sans Pro"/>
          <w:b w:val="1"/>
          <w:color w:val="000000"/>
          <w:sz w:val="22"/>
          <w:szCs w:val="22"/>
        </w:rPr>
      </w:pPr>
      <w:bookmarkStart w:colFirst="0" w:colLast="0" w:name="_km1d6wjy3f1p" w:id="37"/>
      <w:bookmarkEnd w:id="37"/>
      <w:r w:rsidDel="00000000" w:rsidR="00000000" w:rsidRPr="00000000">
        <w:rPr>
          <w:rFonts w:ascii="Source Sans Pro" w:cs="Source Sans Pro" w:eastAsia="Source Sans Pro" w:hAnsi="Source Sans Pro"/>
          <w:b w:val="1"/>
          <w:color w:val="000000"/>
          <w:sz w:val="22"/>
          <w:szCs w:val="22"/>
          <w:rtl w:val="0"/>
        </w:rPr>
        <w:t xml:space="preserve">🔹 Objective:</w:t>
      </w:r>
    </w:p>
    <w:p w:rsidR="00000000" w:rsidDel="00000000" w:rsidP="00000000" w:rsidRDefault="00000000" w:rsidRPr="00000000" w14:paraId="00000220">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make the Compass tool the central, lightweight portal for farmers to:</w:t>
      </w:r>
    </w:p>
    <w:p w:rsidR="00000000" w:rsidDel="00000000" w:rsidP="00000000" w:rsidRDefault="00000000" w:rsidRPr="00000000" w14:paraId="00000221">
      <w:pPr>
        <w:numPr>
          <w:ilvl w:val="0"/>
          <w:numId w:val="31"/>
        </w:numPr>
        <w:spacing w:after="0" w:afterAutospacing="0" w:before="240" w:lineRule="auto"/>
        <w:ind w:left="720" w:hanging="360"/>
        <w:rPr/>
      </w:pPr>
      <w:r w:rsidDel="00000000" w:rsidR="00000000" w:rsidRPr="00000000">
        <w:rPr>
          <w:rFonts w:ascii="Source Sans Pro" w:cs="Source Sans Pro" w:eastAsia="Source Sans Pro" w:hAnsi="Source Sans Pro"/>
          <w:rtl w:val="0"/>
        </w:rPr>
        <w:t xml:space="preserve">View doctor-specific account intelligence (Smart Insights)</w:t>
      </w:r>
    </w:p>
    <w:p w:rsidR="00000000" w:rsidDel="00000000" w:rsidP="00000000" w:rsidRDefault="00000000" w:rsidRPr="00000000" w14:paraId="00000222">
      <w:pPr>
        <w:numPr>
          <w:ilvl w:val="0"/>
          <w:numId w:val="31"/>
        </w:numPr>
        <w:spacing w:after="0" w:afterAutospacing="0" w:before="0" w:beforeAutospacing="0" w:lineRule="auto"/>
        <w:ind w:left="720" w:hanging="360"/>
        <w:rPr/>
      </w:pPr>
      <w:r w:rsidDel="00000000" w:rsidR="00000000" w:rsidRPr="00000000">
        <w:rPr>
          <w:rFonts w:ascii="Source Sans Pro" w:cs="Source Sans Pro" w:eastAsia="Source Sans Pro" w:hAnsi="Source Sans Pro"/>
          <w:rtl w:val="0"/>
        </w:rPr>
        <w:t xml:space="preserve">Track orders placed, completed, and cancelled — across their portfolio</w:t>
      </w:r>
    </w:p>
    <w:p w:rsidR="00000000" w:rsidDel="00000000" w:rsidP="00000000" w:rsidRDefault="00000000" w:rsidRPr="00000000" w14:paraId="00000223">
      <w:pPr>
        <w:numPr>
          <w:ilvl w:val="0"/>
          <w:numId w:val="31"/>
        </w:numPr>
        <w:spacing w:after="0" w:afterAutospacing="0" w:before="0" w:beforeAutospacing="0" w:lineRule="auto"/>
        <w:ind w:left="720" w:hanging="360"/>
        <w:rPr/>
      </w:pPr>
      <w:r w:rsidDel="00000000" w:rsidR="00000000" w:rsidRPr="00000000">
        <w:rPr>
          <w:rFonts w:ascii="Source Sans Pro" w:cs="Source Sans Pro" w:eastAsia="Source Sans Pro" w:hAnsi="Source Sans Pro"/>
          <w:rtl w:val="0"/>
        </w:rPr>
        <w:t xml:space="preserve">Take follow-up action post-cancellation or low engagement</w:t>
      </w:r>
    </w:p>
    <w:p w:rsidR="00000000" w:rsidDel="00000000" w:rsidP="00000000" w:rsidRDefault="00000000" w:rsidRPr="00000000" w14:paraId="00000224">
      <w:pPr>
        <w:numPr>
          <w:ilvl w:val="0"/>
          <w:numId w:val="31"/>
        </w:numPr>
        <w:spacing w:after="0" w:afterAutospacing="0" w:before="0" w:beforeAutospacing="0" w:lineRule="auto"/>
        <w:ind w:left="720" w:hanging="360"/>
        <w:rPr/>
      </w:pPr>
      <w:r w:rsidDel="00000000" w:rsidR="00000000" w:rsidRPr="00000000">
        <w:rPr>
          <w:rFonts w:ascii="Source Sans Pro" w:cs="Source Sans Pro" w:eastAsia="Source Sans Pro" w:hAnsi="Source Sans Pro"/>
          <w:rtl w:val="0"/>
        </w:rPr>
        <w:t xml:space="preserve">Access insights easily on the go, both before a visit task or independently via Compass</w:t>
      </w:r>
    </w:p>
    <w:p w:rsidR="00000000" w:rsidDel="00000000" w:rsidP="00000000" w:rsidRDefault="00000000" w:rsidRPr="00000000" w14:paraId="00000225">
      <w:pPr>
        <w:numPr>
          <w:ilvl w:val="0"/>
          <w:numId w:val="31"/>
        </w:numPr>
        <w:spacing w:after="240" w:before="0" w:beforeAutospacing="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Get visibility on their portfolio and it’s performance, instead of having to get feedback from leadership</w:t>
      </w:r>
    </w:p>
    <w:p w:rsidR="00000000" w:rsidDel="00000000" w:rsidP="00000000" w:rsidRDefault="00000000" w:rsidRPr="00000000" w14:paraId="00000226">
      <w:pPr>
        <w:pStyle w:val="Heading4"/>
        <w:keepNext w:val="0"/>
        <w:keepLines w:val="0"/>
        <w:spacing w:after="80" w:lineRule="auto"/>
        <w:rPr>
          <w:rFonts w:ascii="Source Sans Pro" w:cs="Source Sans Pro" w:eastAsia="Source Sans Pro" w:hAnsi="Source Sans Pro"/>
          <w:b w:val="1"/>
          <w:color w:val="000000"/>
        </w:rPr>
      </w:pPr>
      <w:bookmarkStart w:colFirst="0" w:colLast="0" w:name="_1soyzm1o6fpk" w:id="38"/>
      <w:bookmarkEnd w:id="38"/>
      <w:r w:rsidDel="00000000" w:rsidR="00000000" w:rsidRPr="00000000">
        <w:rPr>
          <w:rFonts w:ascii="Source Sans Pro" w:cs="Source Sans Pro" w:eastAsia="Source Sans Pro" w:hAnsi="Source Sans Pro"/>
          <w:b w:val="1"/>
          <w:color w:val="000000"/>
          <w:sz w:val="22"/>
          <w:szCs w:val="22"/>
          <w:rtl w:val="0"/>
        </w:rPr>
        <w:t xml:space="preserve">🔹 </w:t>
      </w:r>
      <w:r w:rsidDel="00000000" w:rsidR="00000000" w:rsidRPr="00000000">
        <w:rPr>
          <w:rFonts w:ascii="Source Sans Pro" w:cs="Source Sans Pro" w:eastAsia="Source Sans Pro" w:hAnsi="Source Sans Pro"/>
          <w:b w:val="1"/>
          <w:color w:val="000000"/>
          <w:rtl w:val="0"/>
        </w:rPr>
        <w:t xml:space="preserve"> Doctor Summary Panel:</w:t>
      </w:r>
    </w:p>
    <w:p w:rsidR="00000000" w:rsidDel="00000000" w:rsidP="00000000" w:rsidRDefault="00000000" w:rsidRPr="00000000" w14:paraId="00000227">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section will be accessible via:</w:t>
      </w:r>
    </w:p>
    <w:p w:rsidR="00000000" w:rsidDel="00000000" w:rsidP="00000000" w:rsidRDefault="00000000" w:rsidRPr="00000000" w14:paraId="00000228">
      <w:pPr>
        <w:numPr>
          <w:ilvl w:val="0"/>
          <w:numId w:val="8"/>
        </w:numPr>
        <w:spacing w:after="0" w:afterAutospacing="0" w:before="24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Visiting Compass with query param (e.g. </w:t>
      </w:r>
      <w:r w:rsidDel="00000000" w:rsidR="00000000" w:rsidRPr="00000000">
        <w:rPr>
          <w:rFonts w:ascii="Roboto Mono" w:cs="Roboto Mono" w:eastAsia="Roboto Mono" w:hAnsi="Roboto Mono"/>
          <w:color w:val="188038"/>
          <w:rtl w:val="0"/>
        </w:rPr>
        <w:t xml:space="preserve">?partnerId=xyz</w:t>
      </w: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229">
      <w:pPr>
        <w:numPr>
          <w:ilvl w:val="0"/>
          <w:numId w:val="8"/>
        </w:numPr>
        <w:spacing w:after="240" w:before="0" w:before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 navigating manually and selecting from a dropdown their portfolio doctor</w:t>
      </w:r>
      <w:r w:rsidDel="00000000" w:rsidR="00000000" w:rsidRPr="00000000">
        <w:rPr>
          <w:rtl w:val="0"/>
        </w:rPr>
        <w:br w:type="textWrapping"/>
      </w:r>
    </w:p>
    <w:p w:rsidR="00000000" w:rsidDel="00000000" w:rsidP="00000000" w:rsidRDefault="00000000" w:rsidRPr="00000000" w14:paraId="0000022A">
      <w:pPr>
        <w:pStyle w:val="Heading5"/>
        <w:spacing w:after="240" w:before="240" w:lineRule="auto"/>
        <w:rPr>
          <w:rFonts w:ascii="Source Sans Pro" w:cs="Source Sans Pro" w:eastAsia="Source Sans Pro" w:hAnsi="Source Sans Pro"/>
          <w:b w:val="1"/>
          <w:color w:val="000000"/>
        </w:rPr>
      </w:pPr>
      <w:bookmarkStart w:colFirst="0" w:colLast="0" w:name="_jvcs1zfqm8lf" w:id="39"/>
      <w:bookmarkEnd w:id="39"/>
      <w:r w:rsidDel="00000000" w:rsidR="00000000" w:rsidRPr="00000000">
        <w:rPr>
          <w:rFonts w:ascii="Source Sans Pro" w:cs="Source Sans Pro" w:eastAsia="Source Sans Pro" w:hAnsi="Source Sans Pro"/>
          <w:b w:val="1"/>
          <w:color w:val="000000"/>
          <w:rtl w:val="0"/>
        </w:rPr>
        <w:t xml:space="preserve">A. Account Summary</w:t>
        <w:br w:type="textWrapping"/>
      </w:r>
    </w:p>
    <w:tbl>
      <w:tblPr>
        <w:tblStyle w:val="Table14"/>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5"/>
        <w:gridCol w:w="3350"/>
        <w:gridCol w:w="4190"/>
        <w:tblGridChange w:id="0">
          <w:tblGrid>
            <w:gridCol w:w="2075"/>
            <w:gridCol w:w="3350"/>
            <w:gridCol w:w="419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Field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What It Shows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Why It Helps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Name +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Full name and unique partner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ID reference in support or Lystloc</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Speciality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e.g., General Physician, Gynecologist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Helps tailor pitch (e.g., custom panels, test types)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Location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City, 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Allows geo context, local offers or logistics talk</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Assigned Farmer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 name &amp;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Ownership clarity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Onboarded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When the account was added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Helps estimate account maturity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Sold 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First order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order lifecycle clarity</w:t>
            </w:r>
          </w:p>
        </w:tc>
      </w:tr>
    </w:tbl>
    <w:p w:rsidR="00000000" w:rsidDel="00000000" w:rsidP="00000000" w:rsidRDefault="00000000" w:rsidRPr="00000000" w14:paraId="00000240">
      <w:pPr>
        <w:pStyle w:val="Heading5"/>
        <w:spacing w:after="240" w:before="240" w:lineRule="auto"/>
        <w:rPr>
          <w:rFonts w:ascii="Source Sans Pro" w:cs="Source Sans Pro" w:eastAsia="Source Sans Pro" w:hAnsi="Source Sans Pro"/>
          <w:b w:val="1"/>
          <w:color w:val="000000"/>
        </w:rPr>
      </w:pPr>
      <w:bookmarkStart w:colFirst="0" w:colLast="0" w:name="_ddbcu510pha0" w:id="40"/>
      <w:bookmarkEnd w:id="40"/>
      <w:r w:rsidDel="00000000" w:rsidR="00000000" w:rsidRPr="00000000">
        <w:rPr>
          <w:rtl w:val="0"/>
        </w:rPr>
      </w:r>
    </w:p>
    <w:p w:rsidR="00000000" w:rsidDel="00000000" w:rsidP="00000000" w:rsidRDefault="00000000" w:rsidRPr="00000000" w14:paraId="00000241">
      <w:pPr>
        <w:pStyle w:val="Heading5"/>
        <w:spacing w:after="240" w:lineRule="auto"/>
        <w:rPr>
          <w:rFonts w:ascii="Source Sans Pro" w:cs="Source Sans Pro" w:eastAsia="Source Sans Pro" w:hAnsi="Source Sans Pro"/>
          <w:b w:val="1"/>
          <w:color w:val="000000"/>
        </w:rPr>
      </w:pPr>
      <w:bookmarkStart w:colFirst="0" w:colLast="0" w:name="_qmp51l3cng93" w:id="41"/>
      <w:bookmarkEnd w:id="41"/>
      <w:r w:rsidDel="00000000" w:rsidR="00000000" w:rsidRPr="00000000">
        <w:rPr>
          <w:rFonts w:ascii="Source Sans Pro" w:cs="Source Sans Pro" w:eastAsia="Source Sans Pro" w:hAnsi="Source Sans Pro"/>
          <w:b w:val="1"/>
          <w:color w:val="000000"/>
          <w:rtl w:val="0"/>
        </w:rPr>
        <w:t xml:space="preserve">B. Doctor </w:t>
      </w:r>
      <w:commentRangeStart w:id="5"/>
      <w:r w:rsidDel="00000000" w:rsidR="00000000" w:rsidRPr="00000000">
        <w:rPr>
          <w:rFonts w:ascii="Source Sans Pro" w:cs="Source Sans Pro" w:eastAsia="Source Sans Pro" w:hAnsi="Source Sans Pro"/>
          <w:b w:val="1"/>
          <w:color w:val="000000"/>
          <w:rtl w:val="0"/>
        </w:rPr>
        <w:t xml:space="preserve">Insights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42">
      <w:pPr>
        <w:numPr>
          <w:ilvl w:val="0"/>
          <w:numId w:val="9"/>
        </w:numPr>
        <w:ind w:left="720" w:hanging="360"/>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Insights based on Order counts &amp; Revenue</w:t>
      </w:r>
    </w:p>
    <w:p w:rsidR="00000000" w:rsidDel="00000000" w:rsidP="00000000" w:rsidRDefault="00000000" w:rsidRPr="00000000" w14:paraId="00000243">
      <w:pPr>
        <w:ind w:left="720" w:firstLine="0"/>
        <w:rPr>
          <w:rFonts w:ascii="Source Sans Pro" w:cs="Source Sans Pro" w:eastAsia="Source Sans Pro" w:hAnsi="Source Sans Pro"/>
          <w:b w:val="1"/>
          <w:i w:val="1"/>
        </w:rPr>
      </w:pPr>
      <w:r w:rsidDel="00000000" w:rsidR="00000000" w:rsidRPr="00000000">
        <w:rPr>
          <w:rtl w:val="0"/>
        </w:rPr>
      </w:r>
    </w:p>
    <w:tbl>
      <w:tblPr>
        <w:tblStyle w:val="Table15"/>
        <w:tblW w:w="9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5"/>
        <w:gridCol w:w="2135"/>
        <w:gridCol w:w="3185"/>
        <w:gridCol w:w="2750"/>
        <w:tblGridChange w:id="0">
          <w:tblGrid>
            <w:gridCol w:w="1745"/>
            <w:gridCol w:w="2135"/>
            <w:gridCol w:w="3185"/>
            <w:gridCol w:w="275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left="283.46456692913375" w:right="-170.7874015748031" w:hanging="36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Condition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left="283.46456692913375" w:right="-170.7874015748031" w:hanging="36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Condition (Logic)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ind w:left="283.46456692913375" w:right="-170.7874015748031" w:hanging="36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Insight (Farmer 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ind w:left="283.46456692913375" w:right="-170.7874015748031" w:hanging="36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Action for Farmer (Farmer View)</w:t>
            </w:r>
            <w:r w:rsidDel="00000000" w:rsidR="00000000" w:rsidRPr="00000000">
              <w:rPr>
                <w:rtl w:val="0"/>
              </w:rPr>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No Orders placed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orders placed in last </w:t>
            </w:r>
            <w:r w:rsidDel="00000000" w:rsidR="00000000" w:rsidRPr="00000000">
              <w:rPr>
                <w:rFonts w:ascii="Source Sans Pro" w:cs="Source Sans Pro" w:eastAsia="Source Sans Pro" w:hAnsi="Source Sans Pro"/>
                <w:color w:val="188038"/>
                <w:rtl w:val="0"/>
              </w:rPr>
              <w:t xml:space="preserve">X</w:t>
            </w:r>
            <w:r w:rsidDel="00000000" w:rsidR="00000000" w:rsidRPr="00000000">
              <w:rPr>
                <w:rFonts w:ascii="Source Sans Pro" w:cs="Source Sans Pro" w:eastAsia="Source Sans Pro" w:hAnsi="Source Sans Pro"/>
                <w:rtl w:val="0"/>
              </w:rPr>
              <w:t xml:space="preserve">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No orders from this doctor in the last {{X}} days.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Check with the doctor if there are any issues. Try to bring them back to regular ordering.</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No Revenue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revenue (completed orders) in last </w:t>
            </w:r>
            <w:r w:rsidDel="00000000" w:rsidR="00000000" w:rsidRPr="00000000">
              <w:rPr>
                <w:rFonts w:ascii="Source Sans Pro" w:cs="Source Sans Pro" w:eastAsia="Source Sans Pro" w:hAnsi="Source Sans Pro"/>
                <w:color w:val="188038"/>
                <w:rtl w:val="0"/>
              </w:rPr>
              <w:t xml:space="preserve">X</w:t>
            </w:r>
            <w:r w:rsidDel="00000000" w:rsidR="00000000" w:rsidRPr="00000000">
              <w:rPr>
                <w:rFonts w:ascii="Source Sans Pro" w:cs="Source Sans Pro" w:eastAsia="Source Sans Pro" w:hAnsi="Source Sans Pro"/>
                <w:rtl w:val="0"/>
              </w:rPr>
              <w:t xml:space="preserve">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No completed orders in the last {{X}} days.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Find out if orders are getting cancelled. Ensure smooth sample pickups and reporting.</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WTD Orders Trend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Orders in current week vs. last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Orders are {{Y}}% {{up/down}} compared to last week.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If dropped, check what changed this week. If increased, appreciate and reinforce.</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WTD Revenue Trend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Revenue in current week vs. last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Revenue is {{Y}}% {{up/down}} compared to last week.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Push for higher ticket tests or packages or camps  if revenue has gone up.</w:t>
            </w:r>
          </w:p>
        </w:tc>
      </w:tr>
      <w:tr>
        <w:trPr>
          <w:cantSplit w:val="0"/>
          <w:trHeight w:val="16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MTD Orders Trend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Orders this month vs. last month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Orders are {{Z}}% {{up/down}} compared to last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If dropping, visit doctor and understand concerns. If rising, suggest ways to keep it up.</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MTD Revenue Trend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Revenue this month vs. last month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Revenue is {{Z}}% {{up/down}} compared to last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Encourage more relevant test combinations or packages.</w:t>
            </w:r>
          </w:p>
        </w:tc>
      </w:tr>
      <w:tr>
        <w:trPr>
          <w:cantSplit w:val="0"/>
          <w:trHeight w:val="16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Combined Growth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Growth visible both WoW and MoM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Orders up {{Y}}% from last week and {{Z}}% from last month · Revenue up {{A}}% from last week and {{B}}% from last 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doctor is growing well. Acknowledge the effort and introduce upsell ideas.</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Stable Performance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Growth between -5% to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Performance is stable – no big change in orders or revenue.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Try nudging the doctor for panel creation or explore new test suggestions.</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High Growth Doctor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ind w:left="283.46456692913375" w:right="-170.7874015748031" w:hanging="360"/>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Orders &amp; revenue ↑ &gt;30%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ind w:left="283.46456692913375" w:right="-170.7874015748031" w:hanging="360"/>
              <w:rPr>
                <w:rFonts w:ascii="Source Sans Pro" w:cs="Source Sans Pro" w:eastAsia="Source Sans Pro" w:hAnsi="Source Sans Pro"/>
              </w:rPr>
            </w:pPr>
            <w:r w:rsidDel="00000000" w:rsidR="00000000" w:rsidRPr="00000000">
              <w:rPr>
                <w:rFonts w:ascii="Arial Unicode MS" w:cs="Arial Unicode MS" w:eastAsia="Arial Unicode MS" w:hAnsi="Arial Unicode MS"/>
                <w:i w:val="1"/>
                <w:rtl w:val="0"/>
              </w:rPr>
              <w:t xml:space="preserve">This doctor’s performance has shot up – Orders ↑{{Y}}%, Revenue ↑{{A}}%!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Appreciate doctor and suggest setting up a Camp to drive more volume.</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Drop after Support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Critical ticket + drop in order/revenue &gt;20%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ind w:left="-76.53543307086622" w:right="-170.7874015748031"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i w:val="1"/>
                <w:rtl w:val="0"/>
              </w:rPr>
              <w:t xml:space="preserve">Doctor’s performance dropped after a support issue.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Follow up with doctor, resolve pending issues fast and rebuild confidence.</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Camp Suggestion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Consistent orders, positive growth &amp; no recent issues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ind w:left="283.46456692913375" w:right="-170.7874015748031" w:hanging="360"/>
              <w:rPr>
                <w:rFonts w:ascii="Source Sans Pro" w:cs="Source Sans Pro" w:eastAsia="Source Sans Pro" w:hAnsi="Source Sans Pro"/>
              </w:rPr>
            </w:pPr>
            <w:r w:rsidDel="00000000" w:rsidR="00000000" w:rsidRPr="00000000">
              <w:rPr>
                <w:rFonts w:ascii="Source Sans Pro" w:cs="Source Sans Pro" w:eastAsia="Source Sans Pro" w:hAnsi="Source Sans Pro"/>
                <w:i w:val="1"/>
                <w:rtl w:val="0"/>
              </w:rPr>
              <w:t xml:space="preserve">Doctor is active and growing – good fit for conducting a Health Camp.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ind w:left="-76.53543307086622" w:right="-170.7874015748031"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Pitch a Camp and explain how it can benefit the doctor and patients. Use successful examples.</w:t>
            </w:r>
          </w:p>
        </w:tc>
      </w:tr>
    </w:tbl>
    <w:p w:rsidR="00000000" w:rsidDel="00000000" w:rsidP="00000000" w:rsidRDefault="00000000" w:rsidRPr="00000000" w14:paraId="00000274">
      <w:pPr>
        <w:ind w:left="0" w:firstLine="0"/>
        <w:rPr>
          <w:rFonts w:ascii="Source Sans Pro" w:cs="Source Sans Pro" w:eastAsia="Source Sans Pro" w:hAnsi="Source Sans Pro"/>
          <w:i w:val="1"/>
        </w:rPr>
      </w:pPr>
      <w:r w:rsidDel="00000000" w:rsidR="00000000" w:rsidRPr="00000000">
        <w:rPr>
          <w:rtl w:val="0"/>
        </w:rPr>
      </w:r>
    </w:p>
    <w:p w:rsidR="00000000" w:rsidDel="00000000" w:rsidP="00000000" w:rsidRDefault="00000000" w:rsidRPr="00000000" w14:paraId="00000275">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76">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77">
      <w:pPr>
        <w:numPr>
          <w:ilvl w:val="0"/>
          <w:numId w:val="9"/>
        </w:numPr>
        <w:ind w:left="720" w:hanging="360"/>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Insights based on Type of Orders</w:t>
      </w:r>
      <w:r w:rsidDel="00000000" w:rsidR="00000000" w:rsidRPr="00000000">
        <w:rPr>
          <w:rtl w:val="0"/>
        </w:rPr>
      </w:r>
    </w:p>
    <w:tbl>
      <w:tblPr>
        <w:tblStyle w:val="Table16"/>
        <w:tblW w:w="10771.771653543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4.6789950011444"/>
        <w:gridCol w:w="3724.6789950011444"/>
        <w:gridCol w:w="3322.4136635410205"/>
        <w:tblGridChange w:id="0">
          <w:tblGrid>
            <w:gridCol w:w="3724.6789950011444"/>
            <w:gridCol w:w="3724.6789950011444"/>
            <w:gridCol w:w="3322.41366354102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ind w:left="283.46456692913375" w:right="-170.7874015748031" w:hanging="36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Condition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Conditions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Standardized Insight </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rtl w:val="0"/>
              </w:rPr>
              <w:t xml:space="preserve">Orders with only Tests &amp; No Packages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color w:val="000000"/>
                <w:rtl w:val="0"/>
              </w:rPr>
              <w:t xml:space="preserve">Last 5 orders contain only individual tests (no package used), and a group of tests </w:t>
            </w:r>
            <w:r w:rsidDel="00000000" w:rsidR="00000000" w:rsidRPr="00000000">
              <w:rPr>
                <w:rFonts w:ascii="Source Sans Pro" w:cs="Source Sans Pro" w:eastAsia="Source Sans Pro" w:hAnsi="Source Sans Pro"/>
                <w:color w:val="188038"/>
                <w:rtl w:val="0"/>
              </w:rPr>
              <w:t xml:space="preserve">[Test A, Test B, Test C]</w:t>
            </w:r>
            <w:r w:rsidDel="00000000" w:rsidR="00000000" w:rsidRPr="00000000">
              <w:rPr>
                <w:rFonts w:ascii="Source Sans Pro" w:cs="Source Sans Pro" w:eastAsia="Source Sans Pro" w:hAnsi="Source Sans Pro"/>
                <w:color w:val="000000"/>
                <w:rtl w:val="0"/>
              </w:rPr>
              <w:t xml:space="preserve"> appears together in </w:t>
            </w:r>
            <w:r w:rsidDel="00000000" w:rsidR="00000000" w:rsidRPr="00000000">
              <w:rPr>
                <w:rFonts w:ascii="Arial Unicode MS" w:cs="Arial Unicode MS" w:eastAsia="Arial Unicode MS" w:hAnsi="Arial Unicode MS"/>
                <w:color w:val="188038"/>
                <w:rtl w:val="0"/>
              </w:rPr>
              <w:t xml:space="preserve">≥ 2 </w:t>
            </w:r>
            <w:r w:rsidDel="00000000" w:rsidR="00000000" w:rsidRPr="00000000">
              <w:rPr>
                <w:rFonts w:ascii="Source Sans Pro" w:cs="Source Sans Pro" w:eastAsia="Source Sans Pro" w:hAnsi="Source Sans Pro"/>
                <w:color w:val="000000"/>
                <w:rtl w:val="0"/>
              </w:rPr>
              <w:t xml:space="preserve">orders and custom panel exists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“You often order [Test A, Test B, Test C] together. Create a custom panel to simplify reordering and boost revenue.”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rtl w:val="0"/>
              </w:rPr>
              <w:t xml:space="preserve">Creation of new custom Package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color w:val="000000"/>
                <w:rtl w:val="0"/>
              </w:rPr>
              <w:t xml:space="preserve">A custom package exists, but is not used in the last </w:t>
            </w:r>
            <w:r w:rsidDel="00000000" w:rsidR="00000000" w:rsidRPr="00000000">
              <w:rPr>
                <w:rFonts w:ascii="Source Sans Pro" w:cs="Source Sans Pro" w:eastAsia="Source Sans Pro" w:hAnsi="Source Sans Pro"/>
                <w:color w:val="188038"/>
                <w:rtl w:val="0"/>
              </w:rPr>
              <w:t xml:space="preserve">5</w:t>
            </w:r>
            <w:r w:rsidDel="00000000" w:rsidR="00000000" w:rsidRPr="00000000">
              <w:rPr>
                <w:rFonts w:ascii="Source Sans Pro" w:cs="Source Sans Pro" w:eastAsia="Source Sans Pro" w:hAnsi="Source Sans Pro"/>
                <w:color w:val="000000"/>
                <w:rtl w:val="0"/>
              </w:rPr>
              <w:t xml:space="preserve"> orders, and new frequently ordered tests </w:t>
            </w:r>
            <w:r w:rsidDel="00000000" w:rsidR="00000000" w:rsidRPr="00000000">
              <w:rPr>
                <w:rFonts w:ascii="Source Sans Pro" w:cs="Source Sans Pro" w:eastAsia="Source Sans Pro" w:hAnsi="Source Sans Pro"/>
                <w:color w:val="188038"/>
                <w:rtl w:val="0"/>
              </w:rPr>
              <w:t xml:space="preserve">[Test X, Test Y]</w:t>
            </w:r>
            <w:r w:rsidDel="00000000" w:rsidR="00000000" w:rsidRPr="00000000">
              <w:rPr>
                <w:rFonts w:ascii="Source Sans Pro" w:cs="Source Sans Pro" w:eastAsia="Source Sans Pro" w:hAnsi="Source Sans Pro"/>
                <w:color w:val="000000"/>
                <w:rtl w:val="0"/>
              </w:rPr>
              <w:t xml:space="preserve"> appear </w:t>
            </w:r>
            <w:r w:rsidDel="00000000" w:rsidR="00000000" w:rsidRPr="00000000">
              <w:rPr>
                <w:rFonts w:ascii="Arial Unicode MS" w:cs="Arial Unicode MS" w:eastAsia="Arial Unicode MS" w:hAnsi="Arial Unicode MS"/>
                <w:color w:val="188038"/>
                <w:rtl w:val="0"/>
              </w:rPr>
              <w:t xml:space="preserve">≥ 25% </w:t>
            </w:r>
            <w:r w:rsidDel="00000000" w:rsidR="00000000" w:rsidRPr="00000000">
              <w:rPr>
                <w:rFonts w:ascii="Source Sans Pro" w:cs="Source Sans Pro" w:eastAsia="Source Sans Pro" w:hAnsi="Source Sans Pro"/>
                <w:color w:val="000000"/>
                <w:rtl w:val="0"/>
              </w:rPr>
              <w:t xml:space="preserve"> times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“Your existing panel isn’t aligned with your current orders. Add [Test X, Test Y] to keep it relevant.”</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rtl w:val="0"/>
              </w:rPr>
              <w:t xml:space="preserve">Addition of new Tests to existing package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color w:val="000000"/>
                <w:rtl w:val="0"/>
              </w:rPr>
              <w:t xml:space="preserve">Existing package used in multiple orders, but </w:t>
            </w:r>
            <w:r w:rsidDel="00000000" w:rsidR="00000000" w:rsidRPr="00000000">
              <w:rPr>
                <w:rFonts w:ascii="Source Sans Pro" w:cs="Source Sans Pro" w:eastAsia="Source Sans Pro" w:hAnsi="Source Sans Pro"/>
                <w:color w:val="188038"/>
                <w:rtl w:val="0"/>
              </w:rPr>
              <w:t xml:space="preserve">[Test X]</w:t>
            </w:r>
            <w:r w:rsidDel="00000000" w:rsidR="00000000" w:rsidRPr="00000000">
              <w:rPr>
                <w:rFonts w:ascii="Source Sans Pro" w:cs="Source Sans Pro" w:eastAsia="Source Sans Pro" w:hAnsi="Source Sans Pro"/>
                <w:color w:val="000000"/>
                <w:rtl w:val="0"/>
              </w:rPr>
              <w:t xml:space="preserve"> was manually added in </w:t>
            </w:r>
            <w:r w:rsidDel="00000000" w:rsidR="00000000" w:rsidRPr="00000000">
              <w:rPr>
                <w:rFonts w:ascii="Arial Unicode MS" w:cs="Arial Unicode MS" w:eastAsia="Arial Unicode MS" w:hAnsi="Arial Unicode MS"/>
                <w:color w:val="188038"/>
                <w:rtl w:val="0"/>
              </w:rPr>
              <w:t xml:space="preserve">≥ 20%</w:t>
            </w:r>
            <w:r w:rsidDel="00000000" w:rsidR="00000000" w:rsidRPr="00000000">
              <w:rPr>
                <w:rFonts w:ascii="Source Sans Pro" w:cs="Source Sans Pro" w:eastAsia="Source Sans Pro" w:hAnsi="Source Sans Pro"/>
                <w:color w:val="000000"/>
                <w:rtl w:val="0"/>
              </w:rPr>
              <w:t xml:space="preserve"> of them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“You frequently add [Test X] to your panel orders. Consider updating the panel to include it.”</w:t>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rtl w:val="0"/>
              </w:rPr>
              <w:t xml:space="preserve">Creation of New Custom Package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color w:val="000000"/>
                <w:rtl w:val="0"/>
              </w:rPr>
              <w:t xml:space="preserve">No custom panel created, but in last </w:t>
            </w:r>
            <w:r w:rsidDel="00000000" w:rsidR="00000000" w:rsidRPr="00000000">
              <w:rPr>
                <w:rFonts w:ascii="Source Sans Pro" w:cs="Source Sans Pro" w:eastAsia="Source Sans Pro" w:hAnsi="Source Sans Pro"/>
                <w:color w:val="188038"/>
                <w:rtl w:val="0"/>
              </w:rPr>
              <w:t xml:space="preserve">5</w:t>
            </w:r>
            <w:r w:rsidDel="00000000" w:rsidR="00000000" w:rsidRPr="00000000">
              <w:rPr>
                <w:rFonts w:ascii="Source Sans Pro" w:cs="Source Sans Pro" w:eastAsia="Source Sans Pro" w:hAnsi="Source Sans Pro"/>
                <w:color w:val="000000"/>
                <w:rtl w:val="0"/>
              </w:rPr>
              <w:t xml:space="preserve"> orders, </w:t>
            </w:r>
            <w:r w:rsidDel="00000000" w:rsidR="00000000" w:rsidRPr="00000000">
              <w:rPr>
                <w:rFonts w:ascii="Arial Unicode MS" w:cs="Arial Unicode MS" w:eastAsia="Arial Unicode MS" w:hAnsi="Arial Unicode MS"/>
                <w:color w:val="188038"/>
                <w:rtl w:val="0"/>
              </w:rPr>
              <w:t xml:space="preserve">≥ 2</w:t>
            </w:r>
            <w:r w:rsidDel="00000000" w:rsidR="00000000" w:rsidRPr="00000000">
              <w:rPr>
                <w:rFonts w:ascii="Arial Unicode MS" w:cs="Arial Unicode MS" w:eastAsia="Arial Unicode MS" w:hAnsi="Arial Unicode MS"/>
                <w:color w:val="000000"/>
                <w:rtl w:val="0"/>
              </w:rPr>
              <w:t xml:space="preserve"> orders have ≥3 tests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“You frequently order multiple tests individually. Create a panel to increase convenience and improve average order value.”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rtl w:val="0"/>
              </w:rPr>
              <w:t xml:space="preserve">Peer Test Order Comparison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color w:val="000000"/>
                <w:rtl w:val="0"/>
              </w:rPr>
              <w:t xml:space="preserve">Doctor is a </w:t>
            </w:r>
            <w:r w:rsidDel="00000000" w:rsidR="00000000" w:rsidRPr="00000000">
              <w:rPr>
                <w:rFonts w:ascii="Source Sans Pro" w:cs="Source Sans Pro" w:eastAsia="Source Sans Pro" w:hAnsi="Source Sans Pro"/>
                <w:color w:val="188038"/>
                <w:rtl w:val="0"/>
              </w:rPr>
              <w:t xml:space="preserve">{Specialty}</w:t>
            </w:r>
            <w:r w:rsidDel="00000000" w:rsidR="00000000" w:rsidRPr="00000000">
              <w:rPr>
                <w:rFonts w:ascii="Source Sans Pro" w:cs="Source Sans Pro" w:eastAsia="Source Sans Pro" w:hAnsi="Source Sans Pro"/>
                <w:color w:val="000000"/>
                <w:rtl w:val="0"/>
              </w:rPr>
              <w:t xml:space="preserve"> (e.g., Gynecologist), and </w:t>
            </w:r>
            <w:r w:rsidDel="00000000" w:rsidR="00000000" w:rsidRPr="00000000">
              <w:rPr>
                <w:rFonts w:ascii="Arial Unicode MS" w:cs="Arial Unicode MS" w:eastAsia="Arial Unicode MS" w:hAnsi="Arial Unicode MS"/>
                <w:color w:val="188038"/>
                <w:rtl w:val="0"/>
              </w:rPr>
              <w:t xml:space="preserve">≥ 20%</w:t>
            </w:r>
            <w:r w:rsidDel="00000000" w:rsidR="00000000" w:rsidRPr="00000000">
              <w:rPr>
                <w:rFonts w:ascii="Source Sans Pro" w:cs="Source Sans Pro" w:eastAsia="Source Sans Pro" w:hAnsi="Source Sans Pro"/>
                <w:color w:val="000000"/>
                <w:rtl w:val="0"/>
              </w:rPr>
              <w:t xml:space="preserve"> of tests are from a predefined set </w:t>
            </w:r>
            <w:r w:rsidDel="00000000" w:rsidR="00000000" w:rsidRPr="00000000">
              <w:rPr>
                <w:rFonts w:ascii="Source Sans Pro" w:cs="Source Sans Pro" w:eastAsia="Source Sans Pro" w:hAnsi="Source Sans Pro"/>
                <w:color w:val="188038"/>
                <w:rtl w:val="0"/>
              </w:rPr>
              <w:t xml:space="preserve">[Test A, Test 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“Doctors in your specialty often use a {Specialty Panel} like [Test A, Test B]. Create one to save time.”</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Ordering via Whatsapp Support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color w:val="188038"/>
                <w:rtl w:val="0"/>
              </w:rPr>
              <w:t xml:space="preserve"> 20%</w:t>
            </w:r>
            <w:r w:rsidDel="00000000" w:rsidR="00000000" w:rsidRPr="00000000">
              <w:rPr>
                <w:rFonts w:ascii="Source Sans Pro" w:cs="Source Sans Pro" w:eastAsia="Source Sans Pro" w:hAnsi="Source Sans Pro"/>
                <w:color w:val="000000"/>
                <w:rtl w:val="0"/>
              </w:rPr>
              <w:t xml:space="preserve"> of orders come via support channel, and no panel exists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“You rely heavily on support. Enable app-based ordering with a panel for frequently used tests like [Test A, Test B].”</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rtl w:val="0"/>
              </w:rPr>
              <w:t xml:space="preserve">Creation of new Custom Package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240" w:lineRule="auto"/>
              <w:rPr>
                <w:rFonts w:ascii="Source Sans Pro" w:cs="Source Sans Pro" w:eastAsia="Source Sans Pro" w:hAnsi="Source Sans Pro"/>
                <w:color w:val="000000"/>
              </w:rPr>
            </w:pPr>
            <w:r w:rsidDel="00000000" w:rsidR="00000000" w:rsidRPr="00000000">
              <w:rPr>
                <w:rFonts w:ascii="Source Sans Pro" w:cs="Source Sans Pro" w:eastAsia="Source Sans Pro" w:hAnsi="Source Sans Pro"/>
                <w:color w:val="000000"/>
                <w:rtl w:val="0"/>
              </w:rPr>
              <w:t xml:space="preserve">Orders include </w:t>
            </w:r>
            <w:r w:rsidDel="00000000" w:rsidR="00000000" w:rsidRPr="00000000">
              <w:rPr>
                <w:rFonts w:ascii="Arial Unicode MS" w:cs="Arial Unicode MS" w:eastAsia="Arial Unicode MS" w:hAnsi="Arial Unicode MS"/>
                <w:color w:val="188038"/>
                <w:rtl w:val="0"/>
              </w:rPr>
              <w:t xml:space="preserve">≥ 2</w:t>
            </w:r>
            <w:r w:rsidDel="00000000" w:rsidR="00000000" w:rsidRPr="00000000">
              <w:rPr>
                <w:rFonts w:ascii="Source Sans Pro" w:cs="Source Sans Pro" w:eastAsia="Source Sans Pro" w:hAnsi="Source Sans Pro"/>
                <w:color w:val="000000"/>
                <w:rtl w:val="0"/>
              </w:rPr>
              <w:t xml:space="preserve"> unique tests, but no tag or specialty-linked panel exists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“You're prescribing a diverse range of tests. Group them into a panel tailored to your practice.”</w:t>
            </w:r>
          </w:p>
        </w:tc>
      </w:tr>
    </w:tbl>
    <w:p w:rsidR="00000000" w:rsidDel="00000000" w:rsidP="00000000" w:rsidRDefault="00000000" w:rsidRPr="00000000" w14:paraId="00000290">
      <w:pPr>
        <w:pStyle w:val="Heading5"/>
        <w:spacing w:after="240" w:lineRule="auto"/>
        <w:rPr>
          <w:rFonts w:ascii="Source Sans Pro" w:cs="Source Sans Pro" w:eastAsia="Source Sans Pro" w:hAnsi="Source Sans Pro"/>
          <w:b w:val="1"/>
          <w:color w:val="000000"/>
        </w:rPr>
      </w:pPr>
      <w:bookmarkStart w:colFirst="0" w:colLast="0" w:name="_phnkz8yo1du8" w:id="42"/>
      <w:bookmarkEnd w:id="42"/>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numPr>
          <w:ilvl w:val="0"/>
          <w:numId w:val="9"/>
        </w:numPr>
        <w:ind w:left="720" w:hanging="360"/>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rtl w:val="0"/>
        </w:rPr>
        <w:t xml:space="preserve">Insights based on Type of Support Tickets</w:t>
      </w:r>
      <w:r w:rsidDel="00000000" w:rsidR="00000000" w:rsidRPr="00000000">
        <w:rPr>
          <w:rtl w:val="0"/>
        </w:rPr>
      </w:r>
    </w:p>
    <w:p w:rsidR="00000000" w:rsidDel="00000000" w:rsidP="00000000" w:rsidRDefault="00000000" w:rsidRPr="00000000" w14:paraId="00000299">
      <w:pPr>
        <w:ind w:left="720" w:firstLine="0"/>
        <w:rPr>
          <w:rFonts w:ascii="Source Sans Pro" w:cs="Source Sans Pro" w:eastAsia="Source Sans Pro" w:hAnsi="Source Sans Pro"/>
          <w:b w:val="1"/>
        </w:rPr>
      </w:pPr>
      <w:r w:rsidDel="00000000" w:rsidR="00000000" w:rsidRPr="00000000">
        <w:rPr>
          <w:rtl w:val="0"/>
        </w:rPr>
      </w:r>
    </w:p>
    <w:tbl>
      <w:tblPr>
        <w:tblStyle w:val="Table17"/>
        <w:tblW w:w="10771.771653543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4.3652708733994"/>
        <w:gridCol w:w="1270.7712181138652"/>
        <w:gridCol w:w="3951.3042563228"/>
        <w:gridCol w:w="4085.330908233246"/>
        <w:tblGridChange w:id="0">
          <w:tblGrid>
            <w:gridCol w:w="1464.3652708733994"/>
            <w:gridCol w:w="1270.7712181138652"/>
            <w:gridCol w:w="3951.3042563228"/>
            <w:gridCol w:w="4085.330908233246"/>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Insight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Pre-Requisites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Insight Text (Dynamic Template)</w:t>
            </w:r>
            <w:r w:rsidDel="00000000" w:rsidR="00000000" w:rsidRPr="00000000">
              <w:rPr>
                <w:rtl w:val="0"/>
              </w:rPr>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High Ticket Volume &amp; Overdue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At least 5 tickets in the last 30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rPr>
                <w:rFonts w:ascii="Source Sans Pro" w:cs="Source Sans Pro" w:eastAsia="Source Sans Pro" w:hAnsi="Source Sans Pro"/>
                <w:color w:val="188038"/>
              </w:rPr>
            </w:pPr>
            <w:r w:rsidDel="00000000" w:rsidR="00000000" w:rsidRPr="00000000">
              <w:rPr>
                <w:rFonts w:ascii="Source Sans Pro" w:cs="Source Sans Pro" w:eastAsia="Source Sans Pro" w:hAnsi="Source Sans Pro"/>
                <w:color w:val="188038"/>
                <w:rtl w:val="0"/>
              </w:rPr>
              <w:t xml:space="preserve">total_tickets_last_30_days &gt; 5</w:t>
            </w:r>
          </w:p>
          <w:p w:rsidR="00000000" w:rsidDel="00000000" w:rsidP="00000000" w:rsidRDefault="00000000" w:rsidRPr="00000000" w14:paraId="000002A1">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overdue_tickets_last_30_days &gt;=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has raised </w:t>
            </w:r>
            <w:r w:rsidDel="00000000" w:rsidR="00000000" w:rsidRPr="00000000">
              <w:rPr>
                <w:rFonts w:ascii="Source Sans Pro" w:cs="Source Sans Pro" w:eastAsia="Source Sans Pro" w:hAnsi="Source Sans Pro"/>
                <w:b w:val="1"/>
                <w:rtl w:val="0"/>
              </w:rPr>
              <w:t xml:space="preserve">{{total_tickets_last_30_days}}</w:t>
            </w:r>
            <w:r w:rsidDel="00000000" w:rsidR="00000000" w:rsidRPr="00000000">
              <w:rPr>
                <w:rFonts w:ascii="Source Sans Pro" w:cs="Source Sans Pro" w:eastAsia="Source Sans Pro" w:hAnsi="Source Sans Pro"/>
                <w:rtl w:val="0"/>
              </w:rPr>
              <w:t xml:space="preserve"> support tickets recently, with </w:t>
            </w:r>
            <w:r w:rsidDel="00000000" w:rsidR="00000000" w:rsidRPr="00000000">
              <w:rPr>
                <w:rFonts w:ascii="Source Sans Pro" w:cs="Source Sans Pro" w:eastAsia="Source Sans Pro" w:hAnsi="Source Sans Pro"/>
                <w:b w:val="1"/>
                <w:rtl w:val="0"/>
              </w:rPr>
              <w:t xml:space="preserve">{{overdue_tickets_last_30_days}}</w:t>
            </w:r>
            <w:r w:rsidDel="00000000" w:rsidR="00000000" w:rsidRPr="00000000">
              <w:rPr>
                <w:rFonts w:ascii="Source Sans Pro" w:cs="Source Sans Pro" w:eastAsia="Source Sans Pro" w:hAnsi="Source Sans Pro"/>
                <w:rtl w:val="0"/>
              </w:rPr>
              <w:t xml:space="preserve"> still overdue. Consider proactive follow-up.</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Repeated Issues of Same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At least 3 tickets of same type in last 30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rPr>
                <w:rFonts w:ascii="Source Sans Pro" w:cs="Source Sans Pro" w:eastAsia="Source Sans Pro" w:hAnsi="Source Sans Pro"/>
                <w:color w:val="188038"/>
              </w:rPr>
            </w:pPr>
            <w:r w:rsidDel="00000000" w:rsidR="00000000" w:rsidRPr="00000000">
              <w:rPr>
                <w:rFonts w:ascii="Source Sans Pro" w:cs="Source Sans Pro" w:eastAsia="Source Sans Pro" w:hAnsi="Source Sans Pro"/>
                <w:color w:val="188038"/>
                <w:rtl w:val="0"/>
              </w:rPr>
              <w:t xml:space="preserve">same_category_tickets &gt;= 3</w:t>
            </w:r>
          </w:p>
          <w:p w:rsidR="00000000" w:rsidDel="00000000" w:rsidP="00000000" w:rsidRDefault="00000000" w:rsidRPr="00000000" w14:paraId="000002A6">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top_category = "Report Delay"</w:t>
            </w:r>
            <w:r w:rsidDel="00000000" w:rsidR="00000000" w:rsidRPr="00000000">
              <w:rPr>
                <w:rFonts w:ascii="Source Sans Pro" w:cs="Source Sans Pro" w:eastAsia="Source Sans Pro" w:hAnsi="Source Sans Pro"/>
                <w:rtl w:val="0"/>
              </w:rPr>
              <w:t xml:space="preserve"> (or any)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has frequently raised support tickets around </w:t>
            </w:r>
            <w:r w:rsidDel="00000000" w:rsidR="00000000" w:rsidRPr="00000000">
              <w:rPr>
                <w:rFonts w:ascii="Source Sans Pro" w:cs="Source Sans Pro" w:eastAsia="Source Sans Pro" w:hAnsi="Source Sans Pro"/>
                <w:b w:val="1"/>
                <w:rtl w:val="0"/>
              </w:rPr>
              <w:t xml:space="preserve">{{top_category}}</w:t>
            </w:r>
            <w:r w:rsidDel="00000000" w:rsidR="00000000" w:rsidRPr="00000000">
              <w:rPr>
                <w:rFonts w:ascii="Source Sans Pro" w:cs="Source Sans Pro" w:eastAsia="Source Sans Pro" w:hAnsi="Source Sans Pro"/>
                <w:rtl w:val="0"/>
              </w:rPr>
              <w:t xml:space="preserve">. Educate or intervene to reduce repeat escalations.</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Delayed Ticket Resolution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At least 3 closed tickets in last 30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avg_resolution_time_last_30_days &gt; 48 hours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Average ticket resolution time is </w:t>
            </w:r>
            <w:r w:rsidDel="00000000" w:rsidR="00000000" w:rsidRPr="00000000">
              <w:rPr>
                <w:rFonts w:ascii="Source Sans Pro" w:cs="Source Sans Pro" w:eastAsia="Source Sans Pro" w:hAnsi="Source Sans Pro"/>
                <w:b w:val="1"/>
                <w:rtl w:val="0"/>
              </w:rPr>
              <w:t xml:space="preserve">{{avg_resolution_time_last_30_days}} hrs</w:t>
            </w:r>
            <w:r w:rsidDel="00000000" w:rsidR="00000000" w:rsidRPr="00000000">
              <w:rPr>
                <w:rFonts w:ascii="Source Sans Pro" w:cs="Source Sans Pro" w:eastAsia="Source Sans Pro" w:hAnsi="Source Sans Pro"/>
                <w:rtl w:val="0"/>
              </w:rPr>
              <w:t xml:space="preserve">, which is higher than normal. Improve backend responsiveness.</w:t>
            </w:r>
          </w:p>
        </w:tc>
      </w:tr>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Multiple Channels of Escalation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Tickets from &gt;1 source (e.g., app + call + support)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distinct_ticket_sources &gt;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is using multiple channels to raise tickets, indicating urgency or dissatisfaction. Acknowledge and streamline support.</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Resolved But Repeated Tickets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Same issue raised again after resolution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repeat_ticket_after_closure = true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has reopened or raised the same issue again after prior resolution. Likely dissatisfaction with support. Investigate root cause.</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Only Complaints, No Orders in Last 15 Days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has raised tickets, but no new orders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rPr>
                <w:rFonts w:ascii="Source Sans Pro" w:cs="Source Sans Pro" w:eastAsia="Source Sans Pro" w:hAnsi="Source Sans Pro"/>
                <w:color w:val="188038"/>
              </w:rPr>
            </w:pPr>
            <w:r w:rsidDel="00000000" w:rsidR="00000000" w:rsidRPr="00000000">
              <w:rPr>
                <w:rFonts w:ascii="Source Sans Pro" w:cs="Source Sans Pro" w:eastAsia="Source Sans Pro" w:hAnsi="Source Sans Pro"/>
                <w:color w:val="188038"/>
                <w:rtl w:val="0"/>
              </w:rPr>
              <w:t xml:space="preserve">total_tickets_last_15_days &gt; 0</w:t>
            </w:r>
          </w:p>
          <w:p w:rsidR="00000000" w:rsidDel="00000000" w:rsidP="00000000" w:rsidRDefault="00000000" w:rsidRPr="00000000" w14:paraId="000002B7">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orders_last_15_days = 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has raised </w:t>
            </w:r>
            <w:r w:rsidDel="00000000" w:rsidR="00000000" w:rsidRPr="00000000">
              <w:rPr>
                <w:rFonts w:ascii="Source Sans Pro" w:cs="Source Sans Pro" w:eastAsia="Source Sans Pro" w:hAnsi="Source Sans Pro"/>
                <w:b w:val="1"/>
                <w:rtl w:val="0"/>
              </w:rPr>
              <w:t xml:space="preserve">{{total_tickets_last_15_days}}</w:t>
            </w:r>
            <w:r w:rsidDel="00000000" w:rsidR="00000000" w:rsidRPr="00000000">
              <w:rPr>
                <w:rFonts w:ascii="Source Sans Pro" w:cs="Source Sans Pro" w:eastAsia="Source Sans Pro" w:hAnsi="Source Sans Pro"/>
                <w:rtl w:val="0"/>
              </w:rPr>
              <w:t xml:space="preserve"> tickets recently, but placed no new orders. Indicates disengagement risk.</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High Ticket Volume + High Order Volume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High order volume (&gt;5) in last 30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rPr>
                <w:rFonts w:ascii="Source Sans Pro" w:cs="Source Sans Pro" w:eastAsia="Source Sans Pro" w:hAnsi="Source Sans Pro"/>
                <w:color w:val="188038"/>
              </w:rPr>
            </w:pPr>
            <w:r w:rsidDel="00000000" w:rsidR="00000000" w:rsidRPr="00000000">
              <w:rPr>
                <w:rFonts w:ascii="Source Sans Pro" w:cs="Source Sans Pro" w:eastAsia="Source Sans Pro" w:hAnsi="Source Sans Pro"/>
                <w:color w:val="188038"/>
                <w:rtl w:val="0"/>
              </w:rPr>
              <w:t xml:space="preserve">total_tickets &gt; 3</w:t>
            </w:r>
          </w:p>
          <w:p w:rsidR="00000000" w:rsidDel="00000000" w:rsidP="00000000" w:rsidRDefault="00000000" w:rsidRPr="00000000" w14:paraId="000002BC">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orders_last_30_days &gt; 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is actively using the platform ({{orders_last_30_days}} orders), but has raised several issues ({{total_tickets}} tickets). Prioritize resolution to retain trust.</w:t>
            </w:r>
          </w:p>
        </w:tc>
      </w:tr>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Many Tickets + Power User Tag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is tagged as Power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rPr>
                <w:rFonts w:ascii="Source Sans Pro" w:cs="Source Sans Pro" w:eastAsia="Source Sans Pro" w:hAnsi="Source Sans Pro"/>
                <w:color w:val="188038"/>
              </w:rPr>
            </w:pPr>
            <w:r w:rsidDel="00000000" w:rsidR="00000000" w:rsidRPr="00000000">
              <w:rPr>
                <w:rFonts w:ascii="Source Sans Pro" w:cs="Source Sans Pro" w:eastAsia="Source Sans Pro" w:hAnsi="Source Sans Pro"/>
                <w:color w:val="188038"/>
                <w:rtl w:val="0"/>
              </w:rPr>
              <w:t xml:space="preserve">tag = Power User</w:t>
            </w:r>
          </w:p>
          <w:p w:rsidR="00000000" w:rsidDel="00000000" w:rsidP="00000000" w:rsidRDefault="00000000" w:rsidRPr="00000000" w14:paraId="000002C1">
            <w:pPr>
              <w:rPr>
                <w:rFonts w:ascii="Source Sans Pro" w:cs="Source Sans Pro" w:eastAsia="Source Sans Pro" w:hAnsi="Source Sans Pro"/>
              </w:rPr>
            </w:pPr>
            <w:r w:rsidDel="00000000" w:rsidR="00000000" w:rsidRPr="00000000">
              <w:rPr>
                <w:rFonts w:ascii="Source Sans Pro" w:cs="Source Sans Pro" w:eastAsia="Source Sans Pro" w:hAnsi="Source Sans Pro"/>
                <w:color w:val="188038"/>
                <w:rtl w:val="0"/>
              </w:rPr>
              <w:t xml:space="preserve">total_tickets_last_30_days &gt;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 Power User is facing issues ({{total_tickets_last_30_days}} tickets). This can affect a high-value account — escalate if needed.</w:t>
            </w:r>
          </w:p>
        </w:tc>
      </w:tr>
    </w:tbl>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pStyle w:val="Heading5"/>
        <w:spacing w:after="240" w:lineRule="auto"/>
        <w:rPr/>
      </w:pPr>
      <w:bookmarkStart w:colFirst="0" w:colLast="0" w:name="_sqn68m6f5uyi" w:id="43"/>
      <w:bookmarkEnd w:id="43"/>
      <w:r w:rsidDel="00000000" w:rsidR="00000000" w:rsidRPr="00000000">
        <w:rPr>
          <w:rFonts w:ascii="Source Sans Pro" w:cs="Source Sans Pro" w:eastAsia="Source Sans Pro" w:hAnsi="Source Sans Pro"/>
          <w:b w:val="1"/>
          <w:color w:val="000000"/>
          <w:rtl w:val="0"/>
        </w:rPr>
        <w:t xml:space="preserve">C. Order Trend &amp; History </w:t>
      </w:r>
      <w:r w:rsidDel="00000000" w:rsidR="00000000" w:rsidRPr="00000000">
        <w:rPr>
          <w:rtl w:val="0"/>
        </w:rPr>
      </w:r>
    </w:p>
    <w:tbl>
      <w:tblPr>
        <w:tblStyle w:val="Table18"/>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5"/>
        <w:gridCol w:w="3740"/>
        <w:gridCol w:w="3470"/>
        <w:tblGridChange w:id="0">
          <w:tblGrid>
            <w:gridCol w:w="2405"/>
            <w:gridCol w:w="3740"/>
            <w:gridCol w:w="34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What It Shows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Why It Helps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Total Orders, MTD Orders, WTD Orders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Since onboarding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 knows scale of engagement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Earnings to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Commission earned by doctor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Used to highlight benefits of continuing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 Trend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rPr>
                <w:rFonts w:ascii="Source Sans Pro" w:cs="Source Sans Pro" w:eastAsia="Source Sans Pro" w:hAnsi="Source Sans Pro"/>
              </w:rPr>
            </w:pPr>
            <w:commentRangeStart w:id="6"/>
            <w:r w:rsidDel="00000000" w:rsidR="00000000" w:rsidRPr="00000000">
              <w:rPr>
                <w:rFonts w:ascii="Source Sans Pro" w:cs="Source Sans Pro" w:eastAsia="Source Sans Pro" w:hAnsi="Source Sans Pro"/>
                <w:rtl w:val="0"/>
              </w:rPr>
              <w:t xml:space="preserve">Needs to be Graphical Representation over time, showing total orders placed, total completed, total cancelled for last 2 months</w:t>
            </w:r>
            <w:commentRangeEnd w:id="6"/>
            <w:r w:rsidDel="00000000" w:rsidR="00000000" w:rsidRPr="00000000">
              <w:commentReference w:id="6"/>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Gives a time based behavioural outlook to farmer</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Last Order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 recent order placed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Staleness indicator</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Last 4 Weeks Order 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Weekly split of number of orders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Trend check (spike/drop)</w:t>
            </w:r>
          </w:p>
        </w:tc>
      </w:tr>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Average Order 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Pricing of the diagnostic tests being prescribed, indicative of potential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gauge depth of usage and potential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Cancellation %  &amp; major cancellation reason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Out of all orders placed in last 60 days, how many were cancelled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If doctor raises issue of high cancellations, farmers will be aware and can give context on reasons &amp; how to tackle (eg: Priming patients)</w:t>
            </w:r>
          </w:p>
        </w:tc>
      </w:tr>
    </w:tbl>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5"/>
        <w:spacing w:after="240" w:lineRule="auto"/>
        <w:rPr/>
      </w:pPr>
      <w:bookmarkStart w:colFirst="0" w:colLast="0" w:name="_ryla21dvj4t" w:id="44"/>
      <w:bookmarkEnd w:id="44"/>
      <w:r w:rsidDel="00000000" w:rsidR="00000000" w:rsidRPr="00000000">
        <w:rPr>
          <w:rFonts w:ascii="Source Sans Pro" w:cs="Source Sans Pro" w:eastAsia="Source Sans Pro" w:hAnsi="Source Sans Pro"/>
          <w:b w:val="1"/>
          <w:color w:val="000000"/>
          <w:rtl w:val="0"/>
        </w:rPr>
        <w:t xml:space="preserve">D. Product Usage &amp; Behavior</w:t>
      </w:r>
      <w:r w:rsidDel="00000000" w:rsidR="00000000" w:rsidRPr="00000000">
        <w:rPr>
          <w:rtl w:val="0"/>
        </w:rPr>
      </w:r>
    </w:p>
    <w:tbl>
      <w:tblPr>
        <w:tblStyle w:val="Table1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0"/>
        <w:gridCol w:w="3980"/>
        <w:gridCol w:w="3125"/>
        <w:tblGridChange w:id="0">
          <w:tblGrid>
            <w:gridCol w:w="2510"/>
            <w:gridCol w:w="3980"/>
            <w:gridCol w:w="31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What It Shows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Why It Helps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App Installed?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Yes /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Key lever for retention &amp; efficiency and Farmer can push for app usage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App Sessions in Last 7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Numeric 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Indicates usage intensity, and can seek scope of why app is not being used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Last App Opened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Timestamp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Indicates activeness on app</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App Action History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Summary of actions like order placed, earnings viewed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Helps tailor training or support which the farmers can give during visits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Custom Panels Enabled?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Yes /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If no, Can pitch for better margins and create them so as to improve overall earning experience for doctor</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Using discounts from App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True / False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 can explain benefits and doctors can use it to prime patients</w:t>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5"/>
        <w:spacing w:after="240" w:lineRule="auto"/>
        <w:rPr>
          <w:rFonts w:ascii="Source Sans Pro" w:cs="Source Sans Pro" w:eastAsia="Source Sans Pro" w:hAnsi="Source Sans Pro"/>
          <w:b w:val="1"/>
          <w:color w:val="000000"/>
        </w:rPr>
      </w:pPr>
      <w:bookmarkStart w:colFirst="0" w:colLast="0" w:name="_onihbn857ecs" w:id="45"/>
      <w:bookmarkEnd w:id="45"/>
      <w:r w:rsidDel="00000000" w:rsidR="00000000" w:rsidRPr="00000000">
        <w:rPr>
          <w:rFonts w:ascii="Source Sans Pro" w:cs="Source Sans Pro" w:eastAsia="Source Sans Pro" w:hAnsi="Source Sans Pro"/>
          <w:b w:val="1"/>
          <w:color w:val="000000"/>
          <w:rtl w:val="0"/>
        </w:rPr>
        <w:t xml:space="preserve">E. Payments, PAN &amp; Redeem Info</w:t>
      </w:r>
    </w:p>
    <w:p w:rsidR="00000000" w:rsidDel="00000000" w:rsidP="00000000" w:rsidRDefault="00000000" w:rsidRPr="00000000" w14:paraId="000002F6">
      <w:pPr>
        <w:rPr/>
      </w:pPr>
      <w:r w:rsidDel="00000000" w:rsidR="00000000" w:rsidRPr="00000000">
        <w:rPr>
          <w:rtl w:val="0"/>
        </w:rPr>
      </w:r>
    </w:p>
    <w:tbl>
      <w:tblPr>
        <w:tblStyle w:val="Table20"/>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5"/>
        <w:gridCol w:w="3275"/>
        <w:gridCol w:w="3800"/>
        <w:tblGridChange w:id="0">
          <w:tblGrid>
            <w:gridCol w:w="2555"/>
            <w:gridCol w:w="3275"/>
            <w:gridCol w:w="380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What It Shows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Why It Helps</w:t>
            </w:r>
            <w:r w:rsidDel="00000000" w:rsidR="00000000" w:rsidRPr="00000000">
              <w:rPr>
                <w:rtl w:val="0"/>
              </w:rPr>
            </w:r>
          </w:p>
        </w:tc>
      </w:tr>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Redeemable Earnings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value currently available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 prompt redemption / motivation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Last Redemption 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If any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Indicates earning usage pattern and can be a good context to start conversations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PAN Added?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Yes /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Mandatory for payout and hence farmers can push for it</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Bank Account Added?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Yes /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 can assist if pending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KYC Verification Status (for future)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Pending / Completed /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compliance &amp; enablement clarity</w:t>
            </w:r>
          </w:p>
        </w:tc>
      </w:tr>
    </w:tb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5"/>
        <w:spacing w:after="240" w:lineRule="auto"/>
        <w:rPr>
          <w:rFonts w:ascii="Source Sans Pro" w:cs="Source Sans Pro" w:eastAsia="Source Sans Pro" w:hAnsi="Source Sans Pro"/>
          <w:b w:val="1"/>
          <w:color w:val="000000"/>
        </w:rPr>
      </w:pPr>
      <w:bookmarkStart w:colFirst="0" w:colLast="0" w:name="_2dp1rraiveuw" w:id="46"/>
      <w:bookmarkEnd w:id="46"/>
      <w:r w:rsidDel="00000000" w:rsidR="00000000" w:rsidRPr="00000000">
        <w:rPr>
          <w:rFonts w:ascii="Source Sans Pro" w:cs="Source Sans Pro" w:eastAsia="Source Sans Pro" w:hAnsi="Source Sans Pro"/>
          <w:b w:val="1"/>
          <w:color w:val="000000"/>
          <w:rtl w:val="0"/>
        </w:rPr>
        <w:t xml:space="preserve">F. Operational Flags &amp; Insights</w:t>
      </w:r>
    </w:p>
    <w:p w:rsidR="00000000" w:rsidDel="00000000" w:rsidP="00000000" w:rsidRDefault="00000000" w:rsidRPr="00000000" w14:paraId="0000030B">
      <w:pPr>
        <w:rPr/>
      </w:pPr>
      <w:r w:rsidDel="00000000" w:rsidR="00000000" w:rsidRPr="00000000">
        <w:rPr>
          <w:rtl w:val="0"/>
        </w:rPr>
      </w:r>
    </w:p>
    <w:tbl>
      <w:tblPr>
        <w:tblStyle w:val="Table2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0"/>
        <w:gridCol w:w="3935"/>
        <w:gridCol w:w="3245"/>
        <w:tblGridChange w:id="0">
          <w:tblGrid>
            <w:gridCol w:w="2420"/>
            <w:gridCol w:w="3935"/>
            <w:gridCol w:w="324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What It Shows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Why It Helps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Last 10 Support Queries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Date, Status, Snippet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 won't be caught off guard</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Frequent Issue Category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e.g., “Report delay” or “Payment confusion”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Proactive assurance from farmer</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 Cancellation Ratio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in last 30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 help in figuring out ways to maybe counter atleast some of them</w:t>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5"/>
        <w:spacing w:after="240" w:lineRule="auto"/>
        <w:rPr/>
      </w:pPr>
      <w:bookmarkStart w:colFirst="0" w:colLast="0" w:name="_i8rm9xvsbx5h" w:id="47"/>
      <w:bookmarkEnd w:id="47"/>
      <w:r w:rsidDel="00000000" w:rsidR="00000000" w:rsidRPr="00000000">
        <w:rPr>
          <w:rFonts w:ascii="Source Sans Pro" w:cs="Source Sans Pro" w:eastAsia="Source Sans Pro" w:hAnsi="Source Sans Pro"/>
          <w:b w:val="1"/>
          <w:color w:val="000000"/>
          <w:rtl w:val="0"/>
        </w:rPr>
        <w:t xml:space="preserve">G. How Farmers Can Use This Data</w:t>
      </w:r>
      <w:r w:rsidDel="00000000" w:rsidR="00000000" w:rsidRPr="00000000">
        <w:rPr>
          <w:rtl w:val="0"/>
        </w:rPr>
      </w:r>
    </w:p>
    <w:tbl>
      <w:tblPr>
        <w:tblStyle w:val="Table22"/>
        <w:tblW w:w="8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0"/>
        <w:gridCol w:w="5090"/>
        <w:tblGridChange w:id="0">
          <w:tblGrid>
            <w:gridCol w:w="3050"/>
            <w:gridCol w:w="509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Scenario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Farmer Action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High orders but no app 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Pitch app benefits + show features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Low earnings redemption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Educate on how to redeem + show current balance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Custom panel not enabled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Help configure panels for more convenience &amp; better earnings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Support issues unresolved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Give confidence, escalate if needed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PAN not added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Offer to guide doctor through the process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High cancellations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Investigate reasons and relay feedback</w:t>
            </w:r>
          </w:p>
        </w:tc>
      </w:tr>
    </w:tbl>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4"/>
        <w:spacing w:after="40" w:before="240" w:lineRule="auto"/>
        <w:rPr>
          <w:rFonts w:ascii="Source Sans Pro" w:cs="Source Sans Pro" w:eastAsia="Source Sans Pro" w:hAnsi="Source Sans Pro"/>
          <w:b w:val="1"/>
          <w:color w:val="000000"/>
          <w:sz w:val="22"/>
          <w:szCs w:val="22"/>
        </w:rPr>
      </w:pPr>
      <w:bookmarkStart w:colFirst="0" w:colLast="0" w:name="_j3t5bfdh0w2k" w:id="48"/>
      <w:bookmarkEnd w:id="48"/>
      <w:r w:rsidDel="00000000" w:rsidR="00000000" w:rsidRPr="00000000">
        <w:rPr>
          <w:rFonts w:ascii="Source Sans Pro" w:cs="Source Sans Pro" w:eastAsia="Source Sans Pro" w:hAnsi="Source Sans Pro"/>
          <w:b w:val="1"/>
          <w:color w:val="000000"/>
          <w:sz w:val="22"/>
          <w:szCs w:val="22"/>
          <w:rtl w:val="0"/>
        </w:rPr>
        <w:t xml:space="preserve">🔹 </w:t>
      </w:r>
      <w:r w:rsidDel="00000000" w:rsidR="00000000" w:rsidRPr="00000000">
        <w:rPr>
          <w:rFonts w:ascii="Source Sans Pro" w:cs="Source Sans Pro" w:eastAsia="Source Sans Pro" w:hAnsi="Source Sans Pro"/>
          <w:b w:val="1"/>
          <w:color w:val="000000"/>
          <w:sz w:val="22"/>
          <w:szCs w:val="22"/>
          <w:rtl w:val="0"/>
        </w:rPr>
        <w:t xml:space="preserve">Farmer</w:t>
      </w:r>
      <w:r w:rsidDel="00000000" w:rsidR="00000000" w:rsidRPr="00000000">
        <w:rPr>
          <w:rFonts w:ascii="Source Sans Pro" w:cs="Source Sans Pro" w:eastAsia="Source Sans Pro" w:hAnsi="Source Sans Pro"/>
          <w:b w:val="1"/>
          <w:color w:val="000000"/>
          <w:sz w:val="22"/>
          <w:szCs w:val="22"/>
          <w:rtl w:val="0"/>
        </w:rPr>
        <w:t xml:space="preserve"> Specific View</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Farmers also track by themselves to see how is their overall portfolio doing, who are the active doctors and who are not, where can there be more scope to push doctors/receptionists to give more orders. Apart from the task level and doctor level clarity, an overall status of their portfolio would also be helpful in making them more enabled in their work.</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5"/>
        <w:spacing w:after="240" w:lineRule="auto"/>
        <w:rPr/>
      </w:pPr>
      <w:bookmarkStart w:colFirst="0" w:colLast="0" w:name="_wf2q8kbg1a08" w:id="49"/>
      <w:bookmarkEnd w:id="49"/>
      <w:r w:rsidDel="00000000" w:rsidR="00000000" w:rsidRPr="00000000">
        <w:rPr>
          <w:rtl w:val="0"/>
        </w:rPr>
      </w:r>
    </w:p>
    <w:tbl>
      <w:tblPr>
        <w:tblStyle w:val="Table23"/>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5"/>
        <w:gridCol w:w="3740"/>
        <w:gridCol w:w="3470"/>
        <w:tblGridChange w:id="0">
          <w:tblGrid>
            <w:gridCol w:w="2405"/>
            <w:gridCol w:w="3740"/>
            <w:gridCol w:w="347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Field/Section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What It Shows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Why It Helps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Total Portfolio doctors (may be as a Pie chart)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Indicating overall doctor count, along with split of active and inactive segments.</w:t>
            </w:r>
          </w:p>
          <w:p w:rsidR="00000000" w:rsidDel="00000000" w:rsidP="00000000" w:rsidRDefault="00000000" w:rsidRPr="00000000" w14:paraId="0000033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Active doctor = who has given atleast one order in last 7 days</w:t>
            </w:r>
          </w:p>
          <w:p w:rsidR="00000000" w:rsidDel="00000000" w:rsidP="00000000" w:rsidRDefault="00000000" w:rsidRPr="00000000" w14:paraId="00000335">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33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Also need to highlight how the active% of that farmer is faring compared to the benchmark.</w:t>
            </w:r>
          </w:p>
          <w:p w:rsidR="00000000" w:rsidDel="00000000" w:rsidP="00000000" w:rsidRDefault="00000000" w:rsidRPr="00000000" w14:paraId="00000337">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338">
            <w:pPr>
              <w:rPr>
                <w:rFonts w:ascii="Source Sans Pro" w:cs="Source Sans Pro" w:eastAsia="Source Sans Pro" w:hAnsi="Source Sans Pro"/>
                <w:b w:val="1"/>
              </w:rPr>
            </w:pPr>
            <w:commentRangeStart w:id="7"/>
            <w:r w:rsidDel="00000000" w:rsidR="00000000" w:rsidRPr="00000000">
              <w:rPr>
                <w:rFonts w:ascii="Source Sans Pro" w:cs="Source Sans Pro" w:eastAsia="Source Sans Pro" w:hAnsi="Source Sans Pro"/>
                <w:b w:val="1"/>
                <w:rtl w:val="0"/>
              </w:rPr>
              <w:t xml:space="preserve">Benchmark</w:t>
            </w:r>
            <w:commentRangeEnd w:id="7"/>
            <w:r w:rsidDel="00000000" w:rsidR="00000000" w:rsidRPr="00000000">
              <w:commentReference w:id="7"/>
            </w:r>
            <w:r w:rsidDel="00000000" w:rsidR="00000000" w:rsidRPr="00000000">
              <w:rPr>
                <w:rFonts w:ascii="Source Sans Pro" w:cs="Source Sans Pro" w:eastAsia="Source Sans Pro" w:hAnsi="Source Sans Pro"/>
                <w:b w:val="1"/>
                <w:rtl w:val="0"/>
              </w:rPr>
              <w:t xml:space="preserve"> - Will be fixed at a city level, and it should be config value that can be updated through Postman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Gives a clear visibility of active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Inactive doctors of last 7 days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Doctors, who have not placed order in the last 7 days, sorted on descending order of recency of completed 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Single list of AR7 inactive doctors, whom they can maybe connect or call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At Risk Doctors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Doctors who have not placed in the last 40 days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Single list of AR40 inactive doctors, which they can have in the top of their mind and try engaging through multiple means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Recently ordered doctors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Doctors who placed orders recently and are still Requested state, who are having any of AR tags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is an indication whether the inactiveness based tasks have been fruitful or not.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MTD, WTD &amp; Prev week revenue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Revenue for MTD, WTD and Prev Week, calculated based on completed orders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They’ll be able on top of the revenue members which are mostly raised to them in terms of targets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Cancelled Orders from Portfolio doctors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Cancelled orders of portfolio doctors, indicating the partner name, patient details and reason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They reach out to RnR cancelled patients and try convincing them to complete booking</w:t>
            </w:r>
          </w:p>
        </w:tc>
      </w:tr>
    </w:tbl>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keepNext w:val="0"/>
        <w:keepLines w:val="0"/>
        <w:spacing w:before="2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Integration Expectations</w:t>
      </w:r>
    </w:p>
    <w:p w:rsidR="00000000" w:rsidDel="00000000" w:rsidP="00000000" w:rsidRDefault="00000000" w:rsidRPr="00000000" w14:paraId="0000034D">
      <w:pPr>
        <w:numPr>
          <w:ilvl w:val="0"/>
          <w:numId w:val="11"/>
        </w:numPr>
        <w:spacing w:after="0" w:afterAutospacing="0" w:lineRule="auto"/>
        <w:ind w:left="720" w:hanging="360"/>
        <w:rPr/>
      </w:pPr>
      <w:r w:rsidDel="00000000" w:rsidR="00000000" w:rsidRPr="00000000">
        <w:rPr>
          <w:rFonts w:ascii="Source Sans Pro" w:cs="Source Sans Pro" w:eastAsia="Source Sans Pro" w:hAnsi="Source Sans Pro"/>
          <w:rtl w:val="0"/>
        </w:rPr>
        <w:t xml:space="preserve">Data to be shown in </w:t>
      </w:r>
      <w:r w:rsidDel="00000000" w:rsidR="00000000" w:rsidRPr="00000000">
        <w:rPr>
          <w:rFonts w:ascii="Source Sans Pro" w:cs="Source Sans Pro" w:eastAsia="Source Sans Pro" w:hAnsi="Source Sans Pro"/>
          <w:b w:val="1"/>
          <w:rtl w:val="0"/>
        </w:rPr>
        <w:t xml:space="preserve">Compass webview</w:t>
      </w:r>
      <w:r w:rsidDel="00000000" w:rsidR="00000000" w:rsidRPr="00000000">
        <w:rPr>
          <w:rFonts w:ascii="Source Sans Pro" w:cs="Source Sans Pro" w:eastAsia="Source Sans Pro" w:hAnsi="Source Sans Pro"/>
          <w:rtl w:val="0"/>
        </w:rPr>
        <w:t xml:space="preserve">, and since we need farmer level insights, need to enable </w:t>
      </w:r>
      <w:r w:rsidDel="00000000" w:rsidR="00000000" w:rsidRPr="00000000">
        <w:rPr>
          <w:rFonts w:ascii="Source Sans Pro" w:cs="Source Sans Pro" w:eastAsia="Source Sans Pro" w:hAnsi="Source Sans Pro"/>
          <w:b w:val="1"/>
          <w:rtl w:val="0"/>
        </w:rPr>
        <w:t xml:space="preserve">email based login for compass</w:t>
      </w:r>
    </w:p>
    <w:p w:rsidR="00000000" w:rsidDel="00000000" w:rsidP="00000000" w:rsidRDefault="00000000" w:rsidRPr="00000000" w14:paraId="0000034E">
      <w:pPr>
        <w:numPr>
          <w:ilvl w:val="0"/>
          <w:numId w:val="11"/>
        </w:numPr>
        <w:spacing w:after="0" w:afterAutospacing="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All fields backed by real-time or near-real-time data (snapshot daily if needed)</w:t>
      </w:r>
    </w:p>
    <w:p w:rsidR="00000000" w:rsidDel="00000000" w:rsidP="00000000" w:rsidRDefault="00000000" w:rsidRPr="00000000" w14:paraId="0000034F">
      <w:pPr>
        <w:numPr>
          <w:ilvl w:val="0"/>
          <w:numId w:val="11"/>
        </w:numPr>
        <w:spacing w:after="0" w:afterAutospacing="0" w:lineRule="auto"/>
        <w:ind w:left="720" w:hanging="360"/>
        <w:rPr/>
      </w:pPr>
      <w:r w:rsidDel="00000000" w:rsidR="00000000" w:rsidRPr="00000000">
        <w:rPr>
          <w:rFonts w:ascii="Source Sans Pro" w:cs="Source Sans Pro" w:eastAsia="Source Sans Pro" w:hAnsi="Source Sans Pro"/>
          <w:rtl w:val="0"/>
        </w:rPr>
        <w:t xml:space="preserve">Should be accessible both </w:t>
      </w:r>
      <w:r w:rsidDel="00000000" w:rsidR="00000000" w:rsidRPr="00000000">
        <w:rPr>
          <w:rFonts w:ascii="Source Sans Pro" w:cs="Source Sans Pro" w:eastAsia="Source Sans Pro" w:hAnsi="Source Sans Pro"/>
          <w:b w:val="1"/>
          <w:rtl w:val="0"/>
        </w:rPr>
        <w:t xml:space="preserve">via </w:t>
      </w:r>
      <w:r w:rsidDel="00000000" w:rsidR="00000000" w:rsidRPr="00000000">
        <w:rPr>
          <w:rFonts w:ascii="Source Sans Pro" w:cs="Source Sans Pro" w:eastAsia="Source Sans Pro" w:hAnsi="Source Sans Pro"/>
          <w:b w:val="1"/>
          <w:rtl w:val="0"/>
        </w:rPr>
        <w:t xml:space="preserve">?partnerId=</w:t>
      </w:r>
      <w:r w:rsidDel="00000000" w:rsidR="00000000" w:rsidRPr="00000000">
        <w:rPr>
          <w:rFonts w:ascii="Source Sans Pro" w:cs="Source Sans Pro" w:eastAsia="Source Sans Pro" w:hAnsi="Source Sans Pro"/>
          <w:b w:val="1"/>
          <w:rtl w:val="0"/>
        </w:rPr>
        <w:t xml:space="preserve"> param</w:t>
      </w:r>
      <w:r w:rsidDel="00000000" w:rsidR="00000000" w:rsidRPr="00000000">
        <w:rPr>
          <w:rFonts w:ascii="Source Sans Pro" w:cs="Source Sans Pro" w:eastAsia="Source Sans Pro" w:hAnsi="Source Sans Pro"/>
          <w:rtl w:val="0"/>
        </w:rPr>
        <w:t xml:space="preserve"> and through a dropdown to </w:t>
      </w:r>
      <w:r w:rsidDel="00000000" w:rsidR="00000000" w:rsidRPr="00000000">
        <w:rPr>
          <w:rFonts w:ascii="Source Sans Pro" w:cs="Source Sans Pro" w:eastAsia="Source Sans Pro" w:hAnsi="Source Sans Pro"/>
          <w:b w:val="1"/>
          <w:rtl w:val="0"/>
        </w:rPr>
        <w:t xml:space="preserve">browse portfolio</w:t>
      </w:r>
    </w:p>
    <w:p w:rsidR="00000000" w:rsidDel="00000000" w:rsidP="00000000" w:rsidRDefault="00000000" w:rsidRPr="00000000" w14:paraId="00000350">
      <w:pPr>
        <w:numPr>
          <w:ilvl w:val="0"/>
          <w:numId w:val="11"/>
        </w:numPr>
        <w:spacing w:after="240" w:lineRule="auto"/>
        <w:ind w:left="720" w:hanging="360"/>
        <w:rPr/>
      </w:pPr>
      <w:r w:rsidDel="00000000" w:rsidR="00000000" w:rsidRPr="00000000">
        <w:rPr>
          <w:rFonts w:ascii="Source Sans Pro" w:cs="Source Sans Pro" w:eastAsia="Source Sans Pro" w:hAnsi="Source Sans Pro"/>
          <w:rtl w:val="0"/>
        </w:rPr>
        <w:t xml:space="preserve">Each field should ideally have a </w:t>
      </w:r>
      <w:r w:rsidDel="00000000" w:rsidR="00000000" w:rsidRPr="00000000">
        <w:rPr>
          <w:rFonts w:ascii="Source Sans Pro" w:cs="Source Sans Pro" w:eastAsia="Source Sans Pro" w:hAnsi="Source Sans Pro"/>
          <w:b w:val="1"/>
          <w:rtl w:val="0"/>
        </w:rPr>
        <w:t xml:space="preserve">tooltip</w:t>
      </w:r>
      <w:r w:rsidDel="00000000" w:rsidR="00000000" w:rsidRPr="00000000">
        <w:rPr>
          <w:rFonts w:ascii="Source Sans Pro" w:cs="Source Sans Pro" w:eastAsia="Source Sans Pro" w:hAnsi="Source Sans Pro"/>
          <w:rtl w:val="0"/>
        </w:rPr>
        <w:t xml:space="preserve"> explaining what it means (for training &amp; comprehension)</w:t>
      </w:r>
      <w:r w:rsidDel="00000000" w:rsidR="00000000" w:rsidRPr="00000000">
        <w:rPr>
          <w:rtl w:val="0"/>
        </w:rPr>
      </w:r>
    </w:p>
    <w:p w:rsidR="00000000" w:rsidDel="00000000" w:rsidP="00000000" w:rsidRDefault="00000000" w:rsidRPr="00000000" w14:paraId="00000351">
      <w:pPr>
        <w:pStyle w:val="Heading3"/>
        <w:spacing w:after="200" w:line="240" w:lineRule="auto"/>
        <w:rPr>
          <w:rFonts w:ascii="Source Sans Pro" w:cs="Source Sans Pro" w:eastAsia="Source Sans Pro" w:hAnsi="Source Sans Pro"/>
        </w:rPr>
      </w:pPr>
      <w:bookmarkStart w:colFirst="0" w:colLast="0" w:name="_dedt7b3v1hjd" w:id="50"/>
      <w:bookmarkEnd w:id="50"/>
      <w:r w:rsidDel="00000000" w:rsidR="00000000" w:rsidRPr="00000000">
        <w:rPr>
          <w:rFonts w:ascii="Source Sans Pro" w:cs="Source Sans Pro" w:eastAsia="Source Sans Pro" w:hAnsi="Source Sans Pro"/>
          <w:b w:val="1"/>
          <w:rtl w:val="0"/>
        </w:rPr>
        <w:t xml:space="preserve">6. </w:t>
      </w:r>
      <w:r w:rsidDel="00000000" w:rsidR="00000000" w:rsidRPr="00000000">
        <w:rPr>
          <w:rFonts w:ascii="Source Sans Pro" w:cs="Source Sans Pro" w:eastAsia="Source Sans Pro" w:hAnsi="Source Sans Pro"/>
          <w:b w:val="1"/>
          <w:color w:val="434343"/>
          <w:rtl w:val="0"/>
        </w:rPr>
        <w:t xml:space="preserve">Structuring of data so as to be visualized &amp; tracked effectively by Leadership</w:t>
      </w:r>
      <w:r w:rsidDel="00000000" w:rsidR="00000000" w:rsidRPr="00000000">
        <w:rPr>
          <w:rtl w:val="0"/>
        </w:rPr>
      </w:r>
    </w:p>
    <w:p w:rsidR="00000000" w:rsidDel="00000000" w:rsidP="00000000" w:rsidRDefault="00000000" w:rsidRPr="00000000" w14:paraId="00000352">
      <w:pPr>
        <w:pStyle w:val="Heading4"/>
        <w:spacing w:after="40" w:before="240" w:lineRule="auto"/>
        <w:rPr>
          <w:rFonts w:ascii="Source Sans Pro" w:cs="Source Sans Pro" w:eastAsia="Source Sans Pro" w:hAnsi="Source Sans Pro"/>
          <w:b w:val="1"/>
          <w:color w:val="000000"/>
          <w:sz w:val="22"/>
          <w:szCs w:val="22"/>
        </w:rPr>
      </w:pPr>
      <w:bookmarkStart w:colFirst="0" w:colLast="0" w:name="_m0bdqhtl7iqt" w:id="51"/>
      <w:bookmarkEnd w:id="51"/>
      <w:r w:rsidDel="00000000" w:rsidR="00000000" w:rsidRPr="00000000">
        <w:rPr>
          <w:rFonts w:ascii="Source Sans Pro" w:cs="Source Sans Pro" w:eastAsia="Source Sans Pro" w:hAnsi="Source Sans Pro"/>
          <w:b w:val="1"/>
          <w:color w:val="000000"/>
          <w:sz w:val="22"/>
          <w:szCs w:val="22"/>
          <w:rtl w:val="0"/>
        </w:rPr>
        <w:t xml:space="preserve">🔹 Objective:</w:t>
      </w:r>
    </w:p>
    <w:p w:rsidR="00000000" w:rsidDel="00000000" w:rsidP="00000000" w:rsidRDefault="00000000" w:rsidRPr="00000000" w14:paraId="00000353">
      <w:pPr>
        <w:spacing w:after="240" w:befor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enable a leadership layer that can:</w:t>
      </w:r>
    </w:p>
    <w:p w:rsidR="00000000" w:rsidDel="00000000" w:rsidP="00000000" w:rsidRDefault="00000000" w:rsidRPr="00000000" w14:paraId="00000354">
      <w:pPr>
        <w:numPr>
          <w:ilvl w:val="0"/>
          <w:numId w:val="26"/>
        </w:numPr>
        <w:spacing w:after="0" w:afterAutospacing="0" w:before="240" w:lineRule="auto"/>
        <w:ind w:left="720" w:hanging="360"/>
      </w:pPr>
      <w:r w:rsidDel="00000000" w:rsidR="00000000" w:rsidRPr="00000000">
        <w:rPr>
          <w:rFonts w:ascii="Source Sans Pro" w:cs="Source Sans Pro" w:eastAsia="Source Sans Pro" w:hAnsi="Source Sans Pro"/>
          <w:rtl w:val="0"/>
        </w:rPr>
        <w:t xml:space="preserve">Monitor </w:t>
      </w:r>
      <w:r w:rsidDel="00000000" w:rsidR="00000000" w:rsidRPr="00000000">
        <w:rPr>
          <w:rFonts w:ascii="Source Sans Pro" w:cs="Source Sans Pro" w:eastAsia="Source Sans Pro" w:hAnsi="Source Sans Pro"/>
          <w:b w:val="1"/>
          <w:rtl w:val="0"/>
        </w:rPr>
        <w:t xml:space="preserve">daily task adherence and execution quality</w:t>
      </w:r>
    </w:p>
    <w:p w:rsidR="00000000" w:rsidDel="00000000" w:rsidP="00000000" w:rsidRDefault="00000000" w:rsidRPr="00000000" w14:paraId="00000355">
      <w:pPr>
        <w:numPr>
          <w:ilvl w:val="0"/>
          <w:numId w:val="26"/>
        </w:numPr>
        <w:spacing w:after="0" w:afterAutospacing="0" w:before="0" w:beforeAutospacing="0" w:lineRule="auto"/>
        <w:ind w:left="720" w:hanging="360"/>
      </w:pPr>
      <w:r w:rsidDel="00000000" w:rsidR="00000000" w:rsidRPr="00000000">
        <w:rPr>
          <w:rFonts w:ascii="Source Sans Pro" w:cs="Source Sans Pro" w:eastAsia="Source Sans Pro" w:hAnsi="Source Sans Pro"/>
          <w:rtl w:val="0"/>
        </w:rPr>
        <w:t xml:space="preserve">Identify </w:t>
      </w:r>
      <w:r w:rsidDel="00000000" w:rsidR="00000000" w:rsidRPr="00000000">
        <w:rPr>
          <w:rFonts w:ascii="Source Sans Pro" w:cs="Source Sans Pro" w:eastAsia="Source Sans Pro" w:hAnsi="Source Sans Pro"/>
          <w:b w:val="1"/>
          <w:rtl w:val="0"/>
        </w:rPr>
        <w:t xml:space="preserve">underperforming doctors and farmers</w:t>
      </w:r>
    </w:p>
    <w:p w:rsidR="00000000" w:rsidDel="00000000" w:rsidP="00000000" w:rsidRDefault="00000000" w:rsidRPr="00000000" w14:paraId="00000356">
      <w:pPr>
        <w:numPr>
          <w:ilvl w:val="0"/>
          <w:numId w:val="26"/>
        </w:numPr>
        <w:spacing w:after="0" w:afterAutospacing="0" w:before="0" w:beforeAutospacing="0" w:lineRule="auto"/>
        <w:ind w:left="720" w:hanging="360"/>
      </w:pPr>
      <w:r w:rsidDel="00000000" w:rsidR="00000000" w:rsidRPr="00000000">
        <w:rPr>
          <w:rFonts w:ascii="Source Sans Pro" w:cs="Source Sans Pro" w:eastAsia="Source Sans Pro" w:hAnsi="Source Sans Pro"/>
          <w:rtl w:val="0"/>
        </w:rPr>
        <w:t xml:space="preserve">Track </w:t>
      </w:r>
      <w:r w:rsidDel="00000000" w:rsidR="00000000" w:rsidRPr="00000000">
        <w:rPr>
          <w:rFonts w:ascii="Source Sans Pro" w:cs="Source Sans Pro" w:eastAsia="Source Sans Pro" w:hAnsi="Source Sans Pro"/>
          <w:b w:val="1"/>
          <w:rtl w:val="0"/>
        </w:rPr>
        <w:t xml:space="preserve">churn risk &amp; potential growth</w:t>
      </w:r>
    </w:p>
    <w:p w:rsidR="00000000" w:rsidDel="00000000" w:rsidP="00000000" w:rsidRDefault="00000000" w:rsidRPr="00000000" w14:paraId="00000357">
      <w:pPr>
        <w:numPr>
          <w:ilvl w:val="0"/>
          <w:numId w:val="26"/>
        </w:numPr>
        <w:spacing w:after="0" w:afterAutospacing="0" w:before="0" w:beforeAutospacing="0" w:lineRule="auto"/>
        <w:ind w:left="720" w:hanging="360"/>
      </w:pPr>
      <w:r w:rsidDel="00000000" w:rsidR="00000000" w:rsidRPr="00000000">
        <w:rPr>
          <w:rFonts w:ascii="Source Sans Pro" w:cs="Source Sans Pro" w:eastAsia="Source Sans Pro" w:hAnsi="Source Sans Pro"/>
          <w:rtl w:val="0"/>
        </w:rPr>
        <w:t xml:space="preserve">Understand </w:t>
      </w:r>
      <w:r w:rsidDel="00000000" w:rsidR="00000000" w:rsidRPr="00000000">
        <w:rPr>
          <w:rFonts w:ascii="Source Sans Pro" w:cs="Source Sans Pro" w:eastAsia="Source Sans Pro" w:hAnsi="Source Sans Pro"/>
          <w:b w:val="1"/>
          <w:rtl w:val="0"/>
        </w:rPr>
        <w:t xml:space="preserve">farming effectiveness</w:t>
      </w:r>
      <w:r w:rsidDel="00000000" w:rsidR="00000000" w:rsidRPr="00000000">
        <w:rPr>
          <w:rFonts w:ascii="Source Sans Pro" w:cs="Source Sans Pro" w:eastAsia="Source Sans Pro" w:hAnsi="Source Sans Pro"/>
          <w:rtl w:val="0"/>
        </w:rPr>
        <w:t xml:space="preserve"> at individual, team, and city levels</w:t>
      </w:r>
    </w:p>
    <w:p w:rsidR="00000000" w:rsidDel="00000000" w:rsidP="00000000" w:rsidRDefault="00000000" w:rsidRPr="00000000" w14:paraId="00000358">
      <w:pPr>
        <w:numPr>
          <w:ilvl w:val="0"/>
          <w:numId w:val="26"/>
        </w:numPr>
        <w:spacing w:after="240" w:before="0" w:beforeAutospacing="0" w:lineRule="auto"/>
        <w:ind w:left="720" w:hanging="360"/>
      </w:pPr>
      <w:r w:rsidDel="00000000" w:rsidR="00000000" w:rsidRPr="00000000">
        <w:rPr>
          <w:rFonts w:ascii="Source Sans Pro" w:cs="Source Sans Pro" w:eastAsia="Source Sans Pro" w:hAnsi="Source Sans Pro"/>
          <w:rtl w:val="0"/>
        </w:rPr>
        <w:t xml:space="preserve">Take data-driven decisions to improve </w:t>
      </w:r>
      <w:r w:rsidDel="00000000" w:rsidR="00000000" w:rsidRPr="00000000">
        <w:rPr>
          <w:rFonts w:ascii="Source Sans Pro" w:cs="Source Sans Pro" w:eastAsia="Source Sans Pro" w:hAnsi="Source Sans Pro"/>
          <w:b w:val="1"/>
          <w:rtl w:val="0"/>
        </w:rPr>
        <w:t xml:space="preserve">AR %, conversion, and doctor engagement</w:t>
      </w:r>
    </w:p>
    <w:p w:rsidR="00000000" w:rsidDel="00000000" w:rsidP="00000000" w:rsidRDefault="00000000" w:rsidRPr="00000000" w14:paraId="00000359">
      <w:pPr>
        <w:pStyle w:val="Heading4"/>
        <w:rPr>
          <w:rFonts w:ascii="Source Sans Pro" w:cs="Source Sans Pro" w:eastAsia="Source Sans Pro" w:hAnsi="Source Sans Pro"/>
          <w:b w:val="1"/>
          <w:color w:val="000000"/>
          <w:sz w:val="22"/>
          <w:szCs w:val="22"/>
        </w:rPr>
      </w:pPr>
      <w:bookmarkStart w:colFirst="0" w:colLast="0" w:name="_dnxediqildpj" w:id="52"/>
      <w:bookmarkEnd w:id="52"/>
      <w:r w:rsidDel="00000000" w:rsidR="00000000" w:rsidRPr="00000000">
        <w:rPr>
          <w:rFonts w:ascii="Source Sans Pro" w:cs="Source Sans Pro" w:eastAsia="Source Sans Pro" w:hAnsi="Source Sans Pro"/>
          <w:b w:val="1"/>
          <w:color w:val="000000"/>
          <w:sz w:val="22"/>
          <w:szCs w:val="22"/>
          <w:rtl w:val="0"/>
        </w:rPr>
        <w:t xml:space="preserve">🔹 Key Data Structures to Maintain:</w:t>
      </w:r>
    </w:p>
    <w:p w:rsidR="00000000" w:rsidDel="00000000" w:rsidP="00000000" w:rsidRDefault="00000000" w:rsidRPr="00000000" w14:paraId="0000035A">
      <w:pPr>
        <w:rPr/>
      </w:pPr>
      <w:r w:rsidDel="00000000" w:rsidR="00000000" w:rsidRPr="00000000">
        <w:rPr>
          <w:rtl w:val="0"/>
        </w:rPr>
      </w:r>
    </w:p>
    <w:tbl>
      <w:tblPr>
        <w:tblStyle w:val="Table24"/>
        <w:tblW w:w="103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6810"/>
        <w:tblGridChange w:id="0">
          <w:tblGrid>
            <w:gridCol w:w="3525"/>
            <w:gridCol w:w="681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Table / 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Purpose</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farmer_doctor_mapping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Portfolio ownership by farmer (source of truth)</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doctor_tag_snapshot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Daily snapshot of doctor tags (</w:t>
            </w:r>
            <w:r w:rsidDel="00000000" w:rsidR="00000000" w:rsidRPr="00000000">
              <w:rPr>
                <w:rFonts w:ascii="Source Sans Pro" w:cs="Source Sans Pro" w:eastAsia="Source Sans Pro" w:hAnsi="Source Sans Pro"/>
                <w:rtl w:val="0"/>
              </w:rPr>
              <w:t xml:space="preserve">AR</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w:cs="Source Sans Pro" w:eastAsia="Source Sans Pro" w:hAnsi="Source Sans Pro"/>
                <w:rtl w:val="0"/>
              </w:rPr>
              <w:t xml:space="preserve">Power User</w:t>
            </w:r>
            <w:r w:rsidDel="00000000" w:rsidR="00000000" w:rsidRPr="00000000">
              <w:rPr>
                <w:rFonts w:ascii="Source Sans Pro" w:cs="Source Sans Pro" w:eastAsia="Source Sans Pro" w:hAnsi="Source Sans Pro"/>
                <w:rtl w:val="0"/>
              </w:rPr>
              <w:t xml:space="preserve">, etc.)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task_assignment_log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Task ID, type, doctor, farmer, timestamp, priority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task_execution_log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Status (completed/missed), adherence, timestamp</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visit_feedback_log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Structured visit feedback submitted by farmer</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order_alerts_log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Ordered / Cancelled order events tied to doctor 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doctor_insight_log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Computed indicators shown in Compass Insight panel</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support_query_log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Freshdesk query summary mapped to doctor</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earnings_status_table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Doctor earnings, redemptions, PAN/bank completion</w:t>
            </w:r>
          </w:p>
        </w:tc>
      </w:tr>
    </w:tbl>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keepNext w:val="0"/>
        <w:keepLines w:val="0"/>
        <w:spacing w:before="28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Leadership Interventions Enabled</w:t>
      </w:r>
    </w:p>
    <w:p w:rsidR="00000000" w:rsidDel="00000000" w:rsidP="00000000" w:rsidRDefault="00000000" w:rsidRPr="00000000" w14:paraId="00000371">
      <w:pPr>
        <w:numPr>
          <w:ilvl w:val="0"/>
          <w:numId w:val="18"/>
        </w:numPr>
        <w:spacing w:after="0" w:afterAutospacing="0" w:before="240" w:lineRule="auto"/>
        <w:ind w:left="720" w:hanging="360"/>
        <w:rPr/>
      </w:pPr>
      <w:r w:rsidDel="00000000" w:rsidR="00000000" w:rsidRPr="00000000">
        <w:rPr>
          <w:rFonts w:ascii="Source Sans Pro" w:cs="Source Sans Pro" w:eastAsia="Source Sans Pro" w:hAnsi="Source Sans Pro"/>
          <w:rtl w:val="0"/>
        </w:rPr>
        <w:t xml:space="preserve">Identify which doctor segments need more farming focus</w:t>
        <w:br w:type="textWrapping"/>
      </w:r>
    </w:p>
    <w:p w:rsidR="00000000" w:rsidDel="00000000" w:rsidP="00000000" w:rsidRDefault="00000000" w:rsidRPr="00000000" w14:paraId="00000372">
      <w:pPr>
        <w:numPr>
          <w:ilvl w:val="0"/>
          <w:numId w:val="18"/>
        </w:numPr>
        <w:spacing w:after="0" w:afterAutospacing="0" w:before="0" w:beforeAutospacing="0" w:lineRule="auto"/>
        <w:ind w:left="720" w:hanging="360"/>
        <w:rPr/>
      </w:pPr>
      <w:r w:rsidDel="00000000" w:rsidR="00000000" w:rsidRPr="00000000">
        <w:rPr>
          <w:rFonts w:ascii="Source Sans Pro" w:cs="Source Sans Pro" w:eastAsia="Source Sans Pro" w:hAnsi="Source Sans Pro"/>
          <w:rtl w:val="0"/>
        </w:rPr>
        <w:t xml:space="preserve">See which farmers are not meeting AR accounts on time</w:t>
        <w:br w:type="textWrapping"/>
      </w:r>
    </w:p>
    <w:p w:rsidR="00000000" w:rsidDel="00000000" w:rsidP="00000000" w:rsidRDefault="00000000" w:rsidRPr="00000000" w14:paraId="00000373">
      <w:pPr>
        <w:numPr>
          <w:ilvl w:val="0"/>
          <w:numId w:val="18"/>
        </w:numPr>
        <w:spacing w:after="0" w:afterAutospacing="0" w:before="0" w:beforeAutospacing="0" w:lineRule="auto"/>
        <w:ind w:left="720" w:hanging="360"/>
        <w:rPr/>
      </w:pPr>
      <w:r w:rsidDel="00000000" w:rsidR="00000000" w:rsidRPr="00000000">
        <w:rPr>
          <w:rFonts w:ascii="Source Sans Pro" w:cs="Source Sans Pro" w:eastAsia="Source Sans Pro" w:hAnsi="Source Sans Pro"/>
          <w:rtl w:val="0"/>
        </w:rPr>
        <w:t xml:space="preserve">Check who’s managing Power Users well vs. just reacting to churn</w:t>
        <w:br w:type="textWrapping"/>
      </w:r>
    </w:p>
    <w:p w:rsidR="00000000" w:rsidDel="00000000" w:rsidP="00000000" w:rsidRDefault="00000000" w:rsidRPr="00000000" w14:paraId="00000374">
      <w:pPr>
        <w:numPr>
          <w:ilvl w:val="0"/>
          <w:numId w:val="18"/>
        </w:numPr>
        <w:spacing w:after="0" w:afterAutospacing="0" w:before="0" w:beforeAutospacing="0" w:lineRule="auto"/>
        <w:ind w:left="720" w:hanging="360"/>
        <w:rPr/>
      </w:pPr>
      <w:r w:rsidDel="00000000" w:rsidR="00000000" w:rsidRPr="00000000">
        <w:rPr>
          <w:rFonts w:ascii="Source Sans Pro" w:cs="Source Sans Pro" w:eastAsia="Source Sans Pro" w:hAnsi="Source Sans Pro"/>
          <w:rtl w:val="0"/>
        </w:rPr>
        <w:t xml:space="preserve">Understand which complaints are hurting order continuity</w:t>
        <w:br w:type="textWrapping"/>
      </w:r>
    </w:p>
    <w:p w:rsidR="00000000" w:rsidDel="00000000" w:rsidP="00000000" w:rsidRDefault="00000000" w:rsidRPr="00000000" w14:paraId="00000375">
      <w:pPr>
        <w:numPr>
          <w:ilvl w:val="0"/>
          <w:numId w:val="18"/>
        </w:numPr>
        <w:spacing w:after="240" w:before="0" w:beforeAutospacing="0" w:lineRule="auto"/>
        <w:ind w:left="720" w:hanging="360"/>
      </w:pPr>
      <w:r w:rsidDel="00000000" w:rsidR="00000000" w:rsidRPr="00000000">
        <w:rPr>
          <w:rFonts w:ascii="Source Sans Pro" w:cs="Source Sans Pro" w:eastAsia="Source Sans Pro" w:hAnsi="Source Sans Pro"/>
          <w:rtl w:val="0"/>
        </w:rPr>
        <w:t xml:space="preserve">Improve compliance (PAN, KYC) and incentivize redemption to reinforce doctor loyalty</w:t>
      </w:r>
      <w:r w:rsidDel="00000000" w:rsidR="00000000" w:rsidRPr="00000000">
        <w:rPr>
          <w:rtl w:val="0"/>
        </w:rPr>
      </w:r>
    </w:p>
    <w:p w:rsidR="00000000" w:rsidDel="00000000" w:rsidP="00000000" w:rsidRDefault="00000000" w:rsidRPr="00000000" w14:paraId="00000376">
      <w:pPr>
        <w:pStyle w:val="Heading1"/>
        <w:spacing w:after="200" w:before="500" w:line="240" w:lineRule="auto"/>
        <w:rPr>
          <w:rFonts w:ascii="Montserrat" w:cs="Montserrat" w:eastAsia="Montserrat" w:hAnsi="Montserrat"/>
          <w:b w:val="1"/>
          <w:color w:val="434343"/>
          <w:sz w:val="32"/>
          <w:szCs w:val="32"/>
        </w:rPr>
      </w:pPr>
      <w:bookmarkStart w:colFirst="0" w:colLast="0" w:name="_ot0jyav1q833" w:id="53"/>
      <w:bookmarkEnd w:id="53"/>
      <w:r w:rsidDel="00000000" w:rsidR="00000000" w:rsidRPr="00000000">
        <w:rPr>
          <w:rFonts w:ascii="Montserrat" w:cs="Montserrat" w:eastAsia="Montserrat" w:hAnsi="Montserrat"/>
          <w:b w:val="1"/>
          <w:color w:val="434343"/>
          <w:sz w:val="32"/>
          <w:szCs w:val="32"/>
          <w:rtl w:val="0"/>
        </w:rPr>
        <w:t xml:space="preserve">User Journeys</w:t>
      </w:r>
    </w:p>
    <w:p w:rsidR="00000000" w:rsidDel="00000000" w:rsidP="00000000" w:rsidRDefault="00000000" w:rsidRPr="00000000" w14:paraId="00000377">
      <w:pPr>
        <w:pStyle w:val="Heading2"/>
        <w:rPr>
          <w:color w:val="434343"/>
        </w:rPr>
      </w:pPr>
      <w:bookmarkStart w:colFirst="0" w:colLast="0" w:name="_dzktv79hm8jz" w:id="54"/>
      <w:bookmarkEnd w:id="54"/>
      <w:r w:rsidDel="00000000" w:rsidR="00000000" w:rsidRPr="00000000">
        <w:rPr>
          <w:rFonts w:ascii="Source Sans Pro" w:cs="Source Sans Pro" w:eastAsia="Source Sans Pro" w:hAnsi="Source Sans Pro"/>
          <w:b w:val="1"/>
          <w:sz w:val="28"/>
          <w:szCs w:val="28"/>
          <w:rtl w:val="0"/>
        </w:rPr>
        <w:t xml:space="preserve">ASM/City Head Daily Tasks</w:t>
      </w:r>
      <w:r w:rsidDel="00000000" w:rsidR="00000000" w:rsidRPr="00000000">
        <w:rPr>
          <w:color w:val="434343"/>
          <w:rtl w:val="0"/>
        </w:rPr>
        <w:br w:type="textWrapping"/>
      </w:r>
    </w:p>
    <w:tbl>
      <w:tblPr>
        <w:tblStyle w:val="Table25"/>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50"/>
        <w:gridCol w:w="4110"/>
        <w:tblGridChange w:id="0">
          <w:tblGrid>
            <w:gridCol w:w="2145"/>
            <w:gridCol w:w="3750"/>
            <w:gridCol w:w="411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Current Process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Proposed Process (Intelligent Farming)</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Identify at-risk or inactive accounts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rPr>
                <w:rFonts w:ascii="Source Sans Pro" w:cs="Source Sans Pro" w:eastAsia="Source Sans Pro" w:hAnsi="Source Sans Pro"/>
                <w:color w:val="434343"/>
              </w:rPr>
            </w:pPr>
            <w:r w:rsidDel="00000000" w:rsidR="00000000" w:rsidRPr="00000000">
              <w:rPr>
                <w:rFonts w:ascii="Arial Unicode MS" w:cs="Arial Unicode MS" w:eastAsia="Arial Unicode MS" w:hAnsi="Arial Unicode MS"/>
                <w:color w:val="434343"/>
                <w:rtl w:val="0"/>
              </w:rPr>
              <w:t xml:space="preserve">Download order data → export to Excel → use formula sheet to check AR7/AR40 and compare with last month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System auto-tags AR7, AR14, AR40 accounts and shows changes from previous day</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Identify power users and growth potential accounts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Manually compare order value trends across weeks in Excel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Tags like "Emerging Power User", "Power User" auto-assigned based on usage trends</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Plan visit tasks for farmers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rPr>
                <w:rFonts w:ascii="Source Sans Pro" w:cs="Source Sans Pro" w:eastAsia="Source Sans Pro" w:hAnsi="Source Sans Pro"/>
                <w:color w:val="434343"/>
              </w:rPr>
            </w:pPr>
            <w:r w:rsidDel="00000000" w:rsidR="00000000" w:rsidRPr="00000000">
              <w:rPr>
                <w:rFonts w:ascii="Arial Unicode MS" w:cs="Arial Unicode MS" w:eastAsia="Arial Unicode MS" w:hAnsi="Arial Unicode MS"/>
                <w:color w:val="434343"/>
                <w:rtl w:val="0"/>
              </w:rPr>
              <w:t xml:space="preserve">Create lists per farmer manually in sheets → share via WhatsApp groups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Tasks auto-created and assigned to each farmer based on priority tags</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Track visit adherence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rPr>
                <w:rFonts w:ascii="Source Sans Pro" w:cs="Source Sans Pro" w:eastAsia="Source Sans Pro" w:hAnsi="Source Sans Pro"/>
                <w:color w:val="434343"/>
              </w:rPr>
            </w:pPr>
            <w:r w:rsidDel="00000000" w:rsidR="00000000" w:rsidRPr="00000000">
              <w:rPr>
                <w:rFonts w:ascii="Arial Unicode MS" w:cs="Arial Unicode MS" w:eastAsia="Arial Unicode MS" w:hAnsi="Arial Unicode MS"/>
                <w:color w:val="434343"/>
                <w:rtl w:val="0"/>
              </w:rPr>
              <w:t xml:space="preserve">Weekly Lystloc export → manually match partner IDs from notes → update tracking sheet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Real-time visit adherence via Lystloc task completion status (check-in + check-out)</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Review quality of meetings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rPr>
                <w:rFonts w:ascii="Source Sans Pro" w:cs="Source Sans Pro" w:eastAsia="Source Sans Pro" w:hAnsi="Source Sans Pro"/>
                <w:color w:val="434343"/>
              </w:rPr>
            </w:pPr>
            <w:r w:rsidDel="00000000" w:rsidR="00000000" w:rsidRPr="00000000">
              <w:rPr>
                <w:rFonts w:ascii="Arial Unicode MS" w:cs="Arial Unicode MS" w:eastAsia="Arial Unicode MS" w:hAnsi="Arial Unicode MS"/>
                <w:color w:val="434343"/>
                <w:rtl w:val="0"/>
              </w:rPr>
              <w:t xml:space="preserve">Manually check Lystloc notes → parse details → update Excel for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Access structured visit feedback submitted via standardised Lystloc form</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Track if AR doctors were met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Manually compare adherence sheet with AR lists from earlier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Dashboard highlights missed high-priority accounts and visit status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Coach underperforming farmers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Use Excel trends from previous week to call out missed visits or low conversions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Tag-level farmer performance insights available (e.g., % saved from AR40)</w:t>
            </w:r>
          </w:p>
        </w:tc>
      </w:tr>
    </w:tbl>
    <w:p w:rsidR="00000000" w:rsidDel="00000000" w:rsidP="00000000" w:rsidRDefault="00000000" w:rsidRPr="00000000" w14:paraId="00000390">
      <w:pPr>
        <w:pStyle w:val="Heading2"/>
        <w:spacing w:after="200" w:line="240" w:lineRule="auto"/>
        <w:rPr>
          <w:rFonts w:ascii="Source Sans Pro" w:cs="Source Sans Pro" w:eastAsia="Source Sans Pro" w:hAnsi="Source Sans Pro"/>
          <w:b w:val="1"/>
          <w:sz w:val="28"/>
          <w:szCs w:val="28"/>
        </w:rPr>
      </w:pPr>
      <w:bookmarkStart w:colFirst="0" w:colLast="0" w:name="_g5px85eheeeu" w:id="55"/>
      <w:bookmarkEnd w:id="55"/>
      <w:r w:rsidDel="00000000" w:rsidR="00000000" w:rsidRPr="00000000">
        <w:rPr>
          <w:rFonts w:ascii="Source Sans Pro" w:cs="Source Sans Pro" w:eastAsia="Source Sans Pro" w:hAnsi="Source Sans Pro"/>
          <w:b w:val="1"/>
          <w:sz w:val="28"/>
          <w:szCs w:val="28"/>
          <w:rtl w:val="0"/>
        </w:rPr>
        <w:t xml:space="preserve">Farmer Daily Tasks</w:t>
      </w:r>
    </w:p>
    <w:tbl>
      <w:tblPr>
        <w:tblStyle w:val="Table26"/>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5"/>
        <w:gridCol w:w="3125"/>
        <w:gridCol w:w="4325"/>
        <w:tblGridChange w:id="0">
          <w:tblGrid>
            <w:gridCol w:w="2165"/>
            <w:gridCol w:w="3125"/>
            <w:gridCol w:w="43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after="200" w:line="240" w:lineRule="auto"/>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200" w:line="240" w:lineRule="auto"/>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Current Process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200" w:line="240" w:lineRule="auto"/>
              <w:jc w:val="center"/>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Proposed Process (Intelligent Farming)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Understand which doctors to meet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Wait for WhatsApp list from ASM or self-decide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View prioritised daily task list in Lystloc (visit/call/message), based on doctor tags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Prepare for meetings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Pull data manually from sales dashboard or go without context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Open doctor account dashboard (orders, app usage, earnings, support tickets) via link in task</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Check doctor’s order history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Manually download &amp; compare Excel data (mostly skipped)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One-click access to recent orders and revenue contribution in dashboard</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Address doctor support queries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200" w:line="240" w:lineRule="auto"/>
              <w:rPr>
                <w:rFonts w:ascii="Source Sans Pro" w:cs="Source Sans Pro" w:eastAsia="Source Sans Pro" w:hAnsi="Source Sans Pro"/>
                <w:color w:val="434343"/>
              </w:rPr>
            </w:pPr>
            <w:r w:rsidDel="00000000" w:rsidR="00000000" w:rsidRPr="00000000">
              <w:rPr>
                <w:rFonts w:ascii="Arial Unicode MS" w:cs="Arial Unicode MS" w:eastAsia="Arial Unicode MS" w:hAnsi="Arial Unicode MS"/>
                <w:color w:val="434343"/>
                <w:rtl w:val="0"/>
              </w:rPr>
              <w:t xml:space="preserve">No visibility into support tickets → caught off-guard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Access doctor’s open &amp; recent Freshdesk tickets directly in dashboard</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Complete meeting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after="200" w:line="240" w:lineRule="auto"/>
              <w:rPr>
                <w:rFonts w:ascii="Source Sans Pro" w:cs="Source Sans Pro" w:eastAsia="Source Sans Pro" w:hAnsi="Source Sans Pro"/>
                <w:color w:val="434343"/>
              </w:rPr>
            </w:pPr>
            <w:r w:rsidDel="00000000" w:rsidR="00000000" w:rsidRPr="00000000">
              <w:rPr>
                <w:rFonts w:ascii="Arial Unicode MS" w:cs="Arial Unicode MS" w:eastAsia="Arial Unicode MS" w:hAnsi="Arial Unicode MS"/>
                <w:color w:val="434343"/>
                <w:rtl w:val="0"/>
              </w:rPr>
              <w:t xml:space="preserve">Check-in via Lystloc → manually enter partner ID in notes → send photo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Check-in auto-linked to assigned doctor task; no need to enter Partner ID manually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Submit visit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Write notes manually in Lystloc or skip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Fill structured post-meeting feedback form inside Lystloc task flow</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Prioritise upsell conversations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Based on gut feel or active users only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System flags “Emerging Power Users” and recommends focus accounts</w:t>
            </w:r>
          </w:p>
        </w:tc>
      </w:tr>
    </w:tbl>
    <w:p w:rsidR="00000000" w:rsidDel="00000000" w:rsidP="00000000" w:rsidRDefault="00000000" w:rsidRPr="00000000" w14:paraId="000003A9">
      <w:pPr>
        <w:spacing w:after="200" w:line="240" w:lineRule="auto"/>
        <w:rPr>
          <w:rFonts w:ascii="Source Sans Pro" w:cs="Source Sans Pro" w:eastAsia="Source Sans Pro" w:hAnsi="Source Sans Pro"/>
          <w:b w:val="1"/>
          <w:color w:val="434343"/>
        </w:rPr>
      </w:pPr>
      <w:r w:rsidDel="00000000" w:rsidR="00000000" w:rsidRPr="00000000">
        <w:rPr>
          <w:rtl w:val="0"/>
        </w:rPr>
      </w:r>
    </w:p>
    <w:p w:rsidR="00000000" w:rsidDel="00000000" w:rsidP="00000000" w:rsidRDefault="00000000" w:rsidRPr="00000000" w14:paraId="000003AA">
      <w:pPr>
        <w:pStyle w:val="Heading1"/>
        <w:spacing w:after="200" w:before="500" w:line="240" w:lineRule="auto"/>
        <w:rPr>
          <w:rFonts w:ascii="Montserrat" w:cs="Montserrat" w:eastAsia="Montserrat" w:hAnsi="Montserrat"/>
          <w:b w:val="1"/>
          <w:color w:val="434343"/>
          <w:sz w:val="32"/>
          <w:szCs w:val="32"/>
        </w:rPr>
      </w:pPr>
      <w:bookmarkStart w:colFirst="0" w:colLast="0" w:name="_26ynycb5797h" w:id="56"/>
      <w:bookmarkEnd w:id="56"/>
      <w:r w:rsidDel="00000000" w:rsidR="00000000" w:rsidRPr="00000000">
        <w:rPr>
          <w:rFonts w:ascii="Montserrat" w:cs="Montserrat" w:eastAsia="Montserrat" w:hAnsi="Montserrat"/>
          <w:b w:val="1"/>
          <w:color w:val="434343"/>
          <w:sz w:val="32"/>
          <w:szCs w:val="32"/>
          <w:rtl w:val="0"/>
        </w:rPr>
        <w:t xml:space="preserve">Feature Prioritization</w:t>
      </w:r>
    </w:p>
    <w:p w:rsidR="00000000" w:rsidDel="00000000" w:rsidP="00000000" w:rsidRDefault="00000000" w:rsidRPr="00000000" w14:paraId="000003AB">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Given below are two tables separating P0 (must-have) and P1 (nice-to-have) features for the  rollout. Also becomes a single view of the list of all capabilities needed, and what all can be build atop the base.</w:t>
      </w:r>
    </w:p>
    <w:p w:rsidR="00000000" w:rsidDel="00000000" w:rsidP="00000000" w:rsidRDefault="00000000" w:rsidRPr="00000000" w14:paraId="000003AC">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3AD">
      <w:pPr>
        <w:pStyle w:val="Heading2"/>
        <w:spacing w:after="200" w:line="240" w:lineRule="auto"/>
        <w:rPr>
          <w:rFonts w:ascii="Source Sans Pro" w:cs="Source Sans Pro" w:eastAsia="Source Sans Pro" w:hAnsi="Source Sans Pro"/>
          <w:color w:val="434343"/>
        </w:rPr>
      </w:pPr>
      <w:bookmarkStart w:colFirst="0" w:colLast="0" w:name="_a8hzgkbei1cg" w:id="57"/>
      <w:bookmarkEnd w:id="57"/>
      <w:r w:rsidDel="00000000" w:rsidR="00000000" w:rsidRPr="00000000">
        <w:rPr>
          <w:rFonts w:ascii="Source Sans Pro" w:cs="Source Sans Pro" w:eastAsia="Source Sans Pro" w:hAnsi="Source Sans Pro"/>
          <w:b w:val="1"/>
          <w:sz w:val="26"/>
          <w:szCs w:val="26"/>
          <w:rtl w:val="0"/>
        </w:rPr>
        <w:t xml:space="preserve">🟥 P0 – Must-Have Features (Required for V1)</w:t>
      </w:r>
      <w:r w:rsidDel="00000000" w:rsidR="00000000" w:rsidRPr="00000000">
        <w:rPr>
          <w:rtl w:val="0"/>
        </w:rPr>
      </w:r>
    </w:p>
    <w:tbl>
      <w:tblPr>
        <w:tblStyle w:val="Table27"/>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705"/>
        <w:gridCol w:w="3510"/>
        <w:tblGridChange w:id="0">
          <w:tblGrid>
            <w:gridCol w:w="3225"/>
            <w:gridCol w:w="3705"/>
            <w:gridCol w:w="351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after="20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Feature / Capability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after="20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after="20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Why P0 (Must-Have)</w:t>
            </w: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Doctor Tagging Engine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Classify each doctor daily into buckets like AR4, AR7, AR40, PowerUser,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Core logic for task generation and risk/growth-based prioritization</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Doctor Tag Snapshot 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Store daily state of doctor tags for historical analysis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Needed for tracking movement, churn recovery and reporting</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Farmer–Doctor Mapping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Maintain backend mapping of each doctor to assigned farmer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Required to generate correct task lists and restrict Compass visibility</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Daily Task Assignment Engine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Generate visit/call/message tasks daily per farmer based on tag logic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Central to automation and replacing manual Excel/WhatsApp planning</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Priority Rule Engine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Assign task priority based on tag type, urgency, last touch,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Ensures high-risk and high-potential accounts are addressed first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Push Tasks to Lystloc via API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Integrate with Lystloc to assign tasks automatically with partner mapping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Automates task visibility and execution tracking</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Support Visit / Call / Message Task Types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Define types of tasks and allow mix (max 6 visit, min 8 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Enables coverage of more doctors with smarter distribution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Location Adherence Validation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Match Lystloc check-in location with partner clinic address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Needed to ensure visit is actually done as claimed</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Visit Feedback Form &amp; Sync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Capture structured feedback (sentiment, concerns, satisfaction)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Allows post-visit insights, flags problem doctors, and shows visit quality</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Compass Smart Insight Panel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View doctor profile: order trend, earnings, app usage, support tickets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Enables meaningful and data-driven farmer-doctor discussions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Compass URL Param Access (</w:t>
            </w:r>
            <w:r w:rsidDel="00000000" w:rsidR="00000000" w:rsidRPr="00000000">
              <w:rPr>
                <w:rFonts w:ascii="Roboto Mono" w:cs="Roboto Mono" w:eastAsia="Roboto Mono" w:hAnsi="Roboto Mono"/>
                <w:b w:val="1"/>
                <w:color w:val="188038"/>
                <w:rtl w:val="0"/>
              </w:rPr>
              <w:t xml:space="preserve">?partnerId=</w:t>
            </w:r>
            <w:r w:rsidDel="00000000" w:rsidR="00000000" w:rsidRPr="00000000">
              <w:rPr>
                <w:rFonts w:ascii="Source Sans Pro" w:cs="Source Sans Pro" w:eastAsia="Source Sans Pro" w:hAnsi="Source Sans Pro"/>
                <w:b w:val="1"/>
                <w:color w:val="434343"/>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Allow direct access to Smart Insight view from Lystloc or links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Enables deep linking into Compass from tasks and other systems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Support Ticket Integration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Show doctor’s recent Freshdesk tickets in Compass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Helpful for handling objections and giving farmers better context during meeting</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Your Doctors’ Orders View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Central list of all orders for portfolio doctors (filterable)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Helps farmers follow up on cancellations and understand doctor activity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Minimum/Maximum Daily Task Logic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Enforce minimum 8 and max 12 tasks per farmer per day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Ensures balanced workload and prioritization discipline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Compass Portfolio Filter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Filterable dropdown in Compass to select among mapped doctors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Required for general use when no direct URL param is passed</w:t>
            </w:r>
          </w:p>
        </w:tc>
      </w:tr>
    </w:tbl>
    <w:p w:rsidR="00000000" w:rsidDel="00000000" w:rsidP="00000000" w:rsidRDefault="00000000" w:rsidRPr="00000000" w14:paraId="000003DE">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3DF">
      <w:pPr>
        <w:pStyle w:val="Heading2"/>
        <w:spacing w:after="200" w:line="240" w:lineRule="auto"/>
        <w:rPr>
          <w:rFonts w:ascii="Source Sans Pro" w:cs="Source Sans Pro" w:eastAsia="Source Sans Pro" w:hAnsi="Source Sans Pro"/>
          <w:b w:val="1"/>
          <w:sz w:val="30"/>
          <w:szCs w:val="30"/>
        </w:rPr>
      </w:pPr>
      <w:bookmarkStart w:colFirst="0" w:colLast="0" w:name="_rfktf0l49v7f" w:id="58"/>
      <w:bookmarkEnd w:id="58"/>
      <w:r w:rsidDel="00000000" w:rsidR="00000000" w:rsidRPr="00000000">
        <w:rPr>
          <w:rFonts w:ascii="Source Sans Pro" w:cs="Source Sans Pro" w:eastAsia="Source Sans Pro" w:hAnsi="Source Sans Pro"/>
          <w:b w:val="1"/>
          <w:sz w:val="26"/>
          <w:szCs w:val="26"/>
          <w:rtl w:val="0"/>
        </w:rPr>
        <w:t xml:space="preserve">🟨</w:t>
      </w:r>
      <w:r w:rsidDel="00000000" w:rsidR="00000000" w:rsidRPr="00000000">
        <w:rPr>
          <w:rFonts w:ascii="Source Sans Pro" w:cs="Source Sans Pro" w:eastAsia="Source Sans Pro" w:hAnsi="Source Sans Pro"/>
          <w:b w:val="1"/>
          <w:sz w:val="30"/>
          <w:szCs w:val="30"/>
          <w:rtl w:val="0"/>
        </w:rPr>
        <w:t xml:space="preserve"> </w:t>
      </w:r>
      <w:r w:rsidDel="00000000" w:rsidR="00000000" w:rsidRPr="00000000">
        <w:rPr>
          <w:rFonts w:ascii="Source Sans Pro" w:cs="Source Sans Pro" w:eastAsia="Source Sans Pro" w:hAnsi="Source Sans Pro"/>
          <w:b w:val="1"/>
          <w:sz w:val="30"/>
          <w:szCs w:val="30"/>
          <w:rtl w:val="0"/>
        </w:rPr>
        <w:t xml:space="preserve">P1 – Nice-to-Have Features (Can Go in V2)</w:t>
      </w:r>
    </w:p>
    <w:tbl>
      <w:tblPr>
        <w:tblStyle w:val="Table28"/>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0"/>
        <w:gridCol w:w="3065"/>
        <w:gridCol w:w="3560"/>
        <w:tblGridChange w:id="0">
          <w:tblGrid>
            <w:gridCol w:w="2990"/>
            <w:gridCol w:w="3065"/>
            <w:gridCol w:w="356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after="20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Feature / Capability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20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200" w:line="240" w:lineRule="auto"/>
              <w:jc w:val="center"/>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Why P1 (Post-MVP)</w:t>
            </w: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Order Alerts (Success &amp; Cancelled)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Show all recent orders and cancellations with reasons in Compass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Removes dependency on Slack and improves responsiveness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PAN &amp; Bank Info Status in Insight Panel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Show if doctor has added PAN or account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Useful for payout/relationship building, but not critical for early farming</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Doctor Engagement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Computed score from order freq, app usage, response to tasks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Summarizes health, but not needed immediately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Feedback-Based Follow-Up Tasks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Automatically create next tasks based on visit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Deepens the automation loop, but requires feedback maturity first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Doctor Potential 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Estimate future business potential based on trend + doctor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Requires historical data, can be implemented post rollout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CRM Nudges Based on Insight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Trigger CRM messages for low activity / missed redemptions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Reinforces product-led engagement; valuable but not MVP-critical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Feedback Quality Monitor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Track feedback consistency to flag farmers faking inputs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Compliance layer that enhances data integrity later</w:t>
            </w:r>
          </w:p>
        </w:tc>
      </w:tr>
    </w:tbl>
    <w:p w:rsidR="00000000" w:rsidDel="00000000" w:rsidP="00000000" w:rsidRDefault="00000000" w:rsidRPr="00000000" w14:paraId="000003F8">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3F9">
      <w:pPr>
        <w:pStyle w:val="Heading2"/>
        <w:shd w:fill="ffffff" w:val="clear"/>
        <w:spacing w:after="200" w:before="200" w:line="240" w:lineRule="auto"/>
        <w:rPr>
          <w:b w:val="1"/>
        </w:rPr>
      </w:pPr>
      <w:bookmarkStart w:colFirst="0" w:colLast="0" w:name="_9ujzefcm0wti" w:id="59"/>
      <w:bookmarkEnd w:id="59"/>
      <w:r w:rsidDel="00000000" w:rsidR="00000000" w:rsidRPr="00000000">
        <w:rPr>
          <w:b w:val="1"/>
          <w:rtl w:val="0"/>
        </w:rPr>
        <w:t xml:space="preserve">Suggested Rollout Plan for Experimenting &amp; Validating</w:t>
      </w:r>
    </w:p>
    <w:p w:rsidR="00000000" w:rsidDel="00000000" w:rsidP="00000000" w:rsidRDefault="00000000" w:rsidRPr="00000000" w14:paraId="000003FA">
      <w:pPr>
        <w:numPr>
          <w:ilvl w:val="0"/>
          <w:numId w:val="19"/>
        </w:numPr>
        <w:shd w:fill="ffffff" w:val="clear"/>
        <w:spacing w:after="0" w:afterAutospacing="0" w:before="200" w:line="240" w:lineRule="auto"/>
        <w:ind w:left="720" w:hanging="36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404040"/>
          <w:rtl w:val="0"/>
        </w:rPr>
        <w:t xml:space="preserve">Phase 1: Test tagging engine accuracy with 5 farmers + 50 doctors.</w:t>
      </w:r>
    </w:p>
    <w:p w:rsidR="00000000" w:rsidDel="00000000" w:rsidP="00000000" w:rsidRDefault="00000000" w:rsidRPr="00000000" w14:paraId="000003FB">
      <w:pPr>
        <w:numPr>
          <w:ilvl w:val="0"/>
          <w:numId w:val="19"/>
        </w:numPr>
        <w:shd w:fill="ffffff" w:val="clear"/>
        <w:spacing w:after="0" w:afterAutospacing="0" w:before="0" w:beforeAutospacing="0" w:line="240" w:lineRule="auto"/>
        <w:ind w:left="720" w:hanging="360"/>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color w:val="404040"/>
          <w:rtl w:val="0"/>
        </w:rPr>
        <w:t xml:space="preserve">Phase 2: Roll out to 1 city with Lystloc integration; monitor adherence.</w:t>
      </w:r>
    </w:p>
    <w:p w:rsidR="00000000" w:rsidDel="00000000" w:rsidP="00000000" w:rsidRDefault="00000000" w:rsidRPr="00000000" w14:paraId="000003FC">
      <w:pPr>
        <w:numPr>
          <w:ilvl w:val="0"/>
          <w:numId w:val="19"/>
        </w:numPr>
        <w:shd w:fill="ffffff" w:val="clear"/>
        <w:spacing w:after="200" w:before="0" w:beforeAutospacing="0" w:line="240" w:lineRule="auto"/>
        <w:ind w:left="720" w:hanging="360"/>
        <w:rPr>
          <w:rFonts w:ascii="Source Sans Pro" w:cs="Source Sans Pro" w:eastAsia="Source Sans Pro" w:hAnsi="Source Sans Pro"/>
          <w:color w:val="404040"/>
          <w:sz w:val="22"/>
          <w:szCs w:val="22"/>
        </w:rPr>
      </w:pPr>
      <w:r w:rsidDel="00000000" w:rsidR="00000000" w:rsidRPr="00000000">
        <w:rPr>
          <w:rFonts w:ascii="Source Sans Pro" w:cs="Source Sans Pro" w:eastAsia="Source Sans Pro" w:hAnsi="Source Sans Pro"/>
          <w:color w:val="404040"/>
          <w:rtl w:val="0"/>
        </w:rPr>
        <w:t xml:space="preserve">Complete roll out for all farmers</w:t>
      </w:r>
    </w:p>
    <w:p w:rsidR="00000000" w:rsidDel="00000000" w:rsidP="00000000" w:rsidRDefault="00000000" w:rsidRPr="00000000" w14:paraId="000003FD">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3FE">
      <w:pPr>
        <w:pStyle w:val="Heading1"/>
        <w:spacing w:after="200" w:before="500" w:line="240" w:lineRule="auto"/>
        <w:rPr>
          <w:rFonts w:ascii="Montserrat" w:cs="Montserrat" w:eastAsia="Montserrat" w:hAnsi="Montserrat"/>
          <w:b w:val="1"/>
          <w:color w:val="434343"/>
          <w:sz w:val="32"/>
          <w:szCs w:val="32"/>
        </w:rPr>
      </w:pPr>
      <w:bookmarkStart w:colFirst="0" w:colLast="0" w:name="_7zc0fhbqev3a" w:id="60"/>
      <w:bookmarkEnd w:id="60"/>
      <w:r w:rsidDel="00000000" w:rsidR="00000000" w:rsidRPr="00000000">
        <w:rPr>
          <w:rFonts w:ascii="Montserrat" w:cs="Montserrat" w:eastAsia="Montserrat" w:hAnsi="Montserrat"/>
          <w:b w:val="1"/>
          <w:color w:val="434343"/>
          <w:sz w:val="32"/>
          <w:szCs w:val="32"/>
          <w:rtl w:val="0"/>
        </w:rPr>
        <w:t xml:space="preserve">Future Scope</w:t>
      </w:r>
    </w:p>
    <w:p w:rsidR="00000000" w:rsidDel="00000000" w:rsidP="00000000" w:rsidRDefault="00000000" w:rsidRPr="00000000" w14:paraId="000003FF">
      <w:pPr>
        <w:rPr/>
      </w:pPr>
      <w:r w:rsidDel="00000000" w:rsidR="00000000" w:rsidRPr="00000000">
        <w:rPr>
          <w:rtl w:val="0"/>
        </w:rPr>
        <w:t xml:space="preserve">Following are features/capabilities which if built in the future, will enhance automation, improve decision-making, drive personalization, and scale impact across the Farming process.</w:t>
      </w:r>
    </w:p>
    <w:p w:rsidR="00000000" w:rsidDel="00000000" w:rsidP="00000000" w:rsidRDefault="00000000" w:rsidRPr="00000000" w14:paraId="00000400">
      <w:pPr>
        <w:rPr/>
      </w:pPr>
      <w:r w:rsidDel="00000000" w:rsidR="00000000" w:rsidRPr="00000000">
        <w:rPr>
          <w:rtl w:val="0"/>
        </w:rPr>
      </w:r>
    </w:p>
    <w:tbl>
      <w:tblPr>
        <w:tblStyle w:val="Table2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735"/>
        <w:gridCol w:w="3075"/>
        <w:tblGridChange w:id="0">
          <w:tblGrid>
            <w:gridCol w:w="2355"/>
            <w:gridCol w:w="3735"/>
            <w:gridCol w:w="307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Capability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Why It's Valuable</w:t>
            </w:r>
            <w:r w:rsidDel="00000000" w:rsidR="00000000" w:rsidRPr="00000000">
              <w:rPr>
                <w:rtl w:val="0"/>
              </w:rPr>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Doctor Engagement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 computed score (1–5 scale) based on order frequency, app usage, feedback quality, responsiveness, and earnings redemption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Allows leadership &amp; farmers to quickly assess overall doctor health and prioritize nurturing or reactivation</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Service Satisfaction from Doctors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Will act as lever to identify the interaction of Farmer with doctor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Helps in training Farmers, identifying their scopes for improvement, and ensure doctor retention with best quality service</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Feedback-Based Follow-Up Tasks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Automatically create next tasks (call/message) based on visit feedback input – e.g., if doctor was not available or raised issues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Ensures tighter follow-through loops and converts meetings into actionable next steps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Doctor Potential 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Machine-learning or rule-based model to predict business growth potential of a doctor based on behavioral and order patterns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Helps shift attention from reactive churn saving to proactive growth farming</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CRM Nudges Based on Insight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Trigger WhatsApp/email nudges for portfolio doctors based on Compass insights (e.g., not placing orders, app not installed, missed redemption)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Reinforces intelligent engagement with minimal manual intervention</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Feedback Quality Monitor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Analyze visit feedback forms to flag incomplete, repetitive, or dummy entries — track by farmer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Improves data integrity, discourages gaming, and supports coaching of underperforming reps</w:t>
            </w:r>
          </w:p>
        </w:tc>
      </w:tr>
      <w:tr>
        <w:trPr>
          <w:cantSplit w:val="0"/>
          <w:trHeight w:val="1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Farmer Summary Screen in Compass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 dedicated dashboard per farmer showing: total orders, revenue from their portfolio, AR % distribution, average order value (AoV), and number of active doctors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Drives ownership, motivation, and visibility into individual performance — can be used for reviews and incentives</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Doctor-Level Weekly Nudges for Farmers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Smart suggestions for whom to nudge again (e.g., hasn’t redeemed, hasn’t opened app this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Improves micro-tasking effectiveness and helps cover long-tail doctors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In-App Smart Task Recommendations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Farmers get dynamic suggestions on which doctors to follow up with even beyond assigned tasks (e.g., “App installed but no order”)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Makes the app a true assistant for daily sales ops</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Doctor Stage Journey Tracker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rPr>
                <w:rFonts w:ascii="Source Sans Pro" w:cs="Source Sans Pro" w:eastAsia="Source Sans Pro" w:hAnsi="Source Sans Pro"/>
              </w:rPr>
            </w:pPr>
            <w:r w:rsidDel="00000000" w:rsidR="00000000" w:rsidRPr="00000000">
              <w:rPr>
                <w:rFonts w:ascii="Arial Unicode MS" w:cs="Arial Unicode MS" w:eastAsia="Arial Unicode MS" w:hAnsi="Arial Unicode MS"/>
                <w:rtl w:val="0"/>
              </w:rPr>
              <w:t xml:space="preserve">Track each doctor’s lifecycle stage – e.g., Registered → Placed First Order → Active → Power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Enables targeting campaigns and interventions by lifecycle stage</w:t>
            </w:r>
          </w:p>
        </w:tc>
      </w:tr>
    </w:tbl>
    <w:p w:rsidR="00000000" w:rsidDel="00000000" w:rsidP="00000000" w:rsidRDefault="00000000" w:rsidRPr="00000000" w14:paraId="00000422">
      <w:pPr>
        <w:pStyle w:val="Heading1"/>
        <w:spacing w:after="200" w:before="500" w:line="240" w:lineRule="auto"/>
        <w:rPr>
          <w:rFonts w:ascii="Montserrat" w:cs="Montserrat" w:eastAsia="Montserrat" w:hAnsi="Montserrat"/>
          <w:b w:val="1"/>
          <w:color w:val="434343"/>
          <w:sz w:val="32"/>
          <w:szCs w:val="32"/>
        </w:rPr>
      </w:pPr>
      <w:bookmarkStart w:colFirst="0" w:colLast="0" w:name="_m9e4xttzlj0m" w:id="61"/>
      <w:bookmarkEnd w:id="61"/>
      <w:r w:rsidDel="00000000" w:rsidR="00000000" w:rsidRPr="00000000">
        <w:rPr>
          <w:rFonts w:ascii="Montserrat" w:cs="Montserrat" w:eastAsia="Montserrat" w:hAnsi="Montserrat"/>
          <w:b w:val="1"/>
          <w:color w:val="434343"/>
          <w:sz w:val="32"/>
          <w:szCs w:val="32"/>
          <w:rtl w:val="0"/>
        </w:rPr>
        <w:t xml:space="preserve">Designs</w:t>
      </w:r>
    </w:p>
    <w:p w:rsidR="00000000" w:rsidDel="00000000" w:rsidP="00000000" w:rsidRDefault="00000000" w:rsidRPr="00000000" w14:paraId="00000423">
      <w:pPr>
        <w:spacing w:after="2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Design Links to be added</w:t>
      </w:r>
    </w:p>
    <w:p w:rsidR="00000000" w:rsidDel="00000000" w:rsidP="00000000" w:rsidRDefault="00000000" w:rsidRPr="00000000" w14:paraId="00000424">
      <w:pPr>
        <w:spacing w:after="200" w:line="24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Wireframe:</w:t>
        <w:br w:type="textWrapping"/>
      </w:r>
      <w:r w:rsidDel="00000000" w:rsidR="00000000" w:rsidRPr="00000000">
        <w:rPr>
          <w:rFonts w:ascii="Source Sans Pro" w:cs="Source Sans Pro" w:eastAsia="Source Sans Pro" w:hAnsi="Source Sans Pro"/>
        </w:rPr>
        <w:drawing>
          <wp:inline distB="114300" distT="114300" distL="114300" distR="114300">
            <wp:extent cx="3895725" cy="4601185"/>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95725" cy="4601185"/>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pStyle w:val="Heading1"/>
        <w:spacing w:after="200" w:before="500" w:line="240" w:lineRule="auto"/>
        <w:rPr>
          <w:rFonts w:ascii="Montserrat" w:cs="Montserrat" w:eastAsia="Montserrat" w:hAnsi="Montserrat"/>
          <w:b w:val="1"/>
          <w:color w:val="434343"/>
          <w:sz w:val="32"/>
          <w:szCs w:val="32"/>
        </w:rPr>
      </w:pPr>
      <w:bookmarkStart w:colFirst="0" w:colLast="0" w:name="_f0fzaon5dqm3" w:id="62"/>
      <w:bookmarkEnd w:id="62"/>
      <w:r w:rsidDel="00000000" w:rsidR="00000000" w:rsidRPr="00000000">
        <w:rPr>
          <w:rFonts w:ascii="Montserrat" w:cs="Montserrat" w:eastAsia="Montserrat" w:hAnsi="Montserrat"/>
          <w:b w:val="1"/>
          <w:color w:val="434343"/>
          <w:sz w:val="32"/>
          <w:szCs w:val="32"/>
          <w:rtl w:val="0"/>
        </w:rPr>
        <w:t xml:space="preserve">Success metrics and Watch metrics</w:t>
      </w:r>
    </w:p>
    <w:p w:rsidR="00000000" w:rsidDel="00000000" w:rsidP="00000000" w:rsidRDefault="00000000" w:rsidRPr="00000000" w14:paraId="00000426">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b w:val="1"/>
          <w:color w:val="434343"/>
          <w:rtl w:val="0"/>
        </w:rPr>
        <w:t xml:space="preserve">Success Metrics</w:t>
      </w:r>
      <w:r w:rsidDel="00000000" w:rsidR="00000000" w:rsidRPr="00000000">
        <w:rPr>
          <w:rtl w:val="0"/>
        </w:rPr>
      </w:r>
    </w:p>
    <w:tbl>
      <w:tblPr>
        <w:tblStyle w:val="Table30"/>
        <w:tblW w:w="107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4"/>
        <w:gridCol w:w="2694"/>
        <w:gridCol w:w="2694"/>
        <w:gridCol w:w="2694"/>
        <w:tblGridChange w:id="0">
          <w:tblGrid>
            <w:gridCol w:w="2694"/>
            <w:gridCol w:w="2694"/>
            <w:gridCol w:w="2694"/>
            <w:gridCol w:w="26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What It Measures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Why It Matters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Target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Saved Rate from AR Buckets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of doctors who move out of AR7/AR40 buckets within 7 days of task</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Indicates impact of interventions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Increase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Order Volume from Power Users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Orders from Power User tagged doctors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Shows if power accounts are being actively farmed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Increase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Churn as % of Starting 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What % of portfolio doctors get churned after a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Indicates impact of proper touch-basing with doctors in a timely manner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Decrease</w:t>
            </w:r>
          </w:p>
        </w:tc>
      </w:tr>
    </w:tbl>
    <w:p w:rsidR="00000000" w:rsidDel="00000000" w:rsidP="00000000" w:rsidRDefault="00000000" w:rsidRPr="00000000" w14:paraId="00000437">
      <w:pPr>
        <w:spacing w:after="200" w:line="240" w:lineRule="auto"/>
        <w:ind w:left="0" w:firstLine="0"/>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438">
      <w:pPr>
        <w:spacing w:after="200"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Watch Metrics</w:t>
      </w:r>
    </w:p>
    <w:p w:rsidR="00000000" w:rsidDel="00000000" w:rsidP="00000000" w:rsidRDefault="00000000" w:rsidRPr="00000000" w14:paraId="00000439">
      <w:pPr>
        <w:spacing w:after="200" w:line="240" w:lineRule="auto"/>
        <w:rPr>
          <w:rFonts w:ascii="Source Sans Pro" w:cs="Source Sans Pro" w:eastAsia="Source Sans Pro" w:hAnsi="Source Sans Pro"/>
          <w:color w:val="434343"/>
        </w:rPr>
      </w:pPr>
      <w:r w:rsidDel="00000000" w:rsidR="00000000" w:rsidRPr="00000000">
        <w:rPr>
          <w:rtl w:val="0"/>
        </w:rPr>
      </w:r>
    </w:p>
    <w:tbl>
      <w:tblPr>
        <w:tblStyle w:val="Table31"/>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685"/>
        <w:gridCol w:w="3225"/>
        <w:gridCol w:w="2145"/>
        <w:tblGridChange w:id="0">
          <w:tblGrid>
            <w:gridCol w:w="2685"/>
            <w:gridCol w:w="2685"/>
            <w:gridCol w:w="3225"/>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What It Measures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Why It Matters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Target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Missed Visit Tasks per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of tasks not completed on time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Too many misses can signal overload or poor task relevance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Decrease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Source Sans Pro" w:cs="Source Sans Pro" w:eastAsia="Source Sans Pro" w:hAnsi="Source Sans Pro"/>
                <w:b w:val="1"/>
                <w:color w:val="434343"/>
              </w:rPr>
            </w:pPr>
            <w:r w:rsidDel="00000000" w:rsidR="00000000" w:rsidRPr="00000000">
              <w:rPr>
                <w:rFonts w:ascii="Source Sans Pro" w:cs="Source Sans Pro" w:eastAsia="Source Sans Pro" w:hAnsi="Source Sans Pro"/>
                <w:b w:val="1"/>
                <w:color w:val="434343"/>
                <w:rtl w:val="0"/>
              </w:rPr>
              <w:t xml:space="preserve">Repeat Tasks to Same Doctor within Week</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 of duplicate visit/call tasks to same doctor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Could signal poor prioritization or faulty tagging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Decrease</w:t>
            </w:r>
          </w:p>
        </w:tc>
      </w:tr>
    </w:tbl>
    <w:p w:rsidR="00000000" w:rsidDel="00000000" w:rsidP="00000000" w:rsidRDefault="00000000" w:rsidRPr="00000000" w14:paraId="00000446">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447">
      <w:pPr>
        <w:pStyle w:val="Heading1"/>
        <w:spacing w:after="200" w:before="500" w:line="240" w:lineRule="auto"/>
        <w:rPr>
          <w:rFonts w:ascii="Montserrat" w:cs="Montserrat" w:eastAsia="Montserrat" w:hAnsi="Montserrat"/>
          <w:b w:val="1"/>
          <w:color w:val="434343"/>
          <w:sz w:val="32"/>
          <w:szCs w:val="32"/>
        </w:rPr>
      </w:pPr>
      <w:bookmarkStart w:colFirst="0" w:colLast="0" w:name="_wvqp46uiwz7a" w:id="63"/>
      <w:bookmarkEnd w:id="63"/>
      <w:r w:rsidDel="00000000" w:rsidR="00000000" w:rsidRPr="00000000">
        <w:rPr>
          <w:rFonts w:ascii="Montserrat" w:cs="Montserrat" w:eastAsia="Montserrat" w:hAnsi="Montserrat"/>
          <w:b w:val="1"/>
          <w:color w:val="434343"/>
          <w:sz w:val="32"/>
          <w:szCs w:val="32"/>
          <w:rtl w:val="0"/>
        </w:rPr>
        <w:t xml:space="preserve">Impact Assessment</w:t>
      </w:r>
    </w:p>
    <w:p w:rsidR="00000000" w:rsidDel="00000000" w:rsidP="00000000" w:rsidRDefault="00000000" w:rsidRPr="00000000" w14:paraId="00000448">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Intelligent Farming will automate visit planning, task assignment, and doctor-level insights, replacing today’s manual, time-consuming processes.</w:t>
      </w:r>
    </w:p>
    <w:p w:rsidR="00000000" w:rsidDel="00000000" w:rsidP="00000000" w:rsidRDefault="00000000" w:rsidRPr="00000000" w14:paraId="00000449">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It will help:</w:t>
      </w:r>
    </w:p>
    <w:p w:rsidR="00000000" w:rsidDel="00000000" w:rsidP="00000000" w:rsidRDefault="00000000" w:rsidRPr="00000000" w14:paraId="0000044A">
      <w:pPr>
        <w:numPr>
          <w:ilvl w:val="0"/>
          <w:numId w:val="4"/>
        </w:numPr>
        <w:spacing w:after="0" w:afterAutospacing="0" w:line="24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color w:val="434343"/>
          <w:rtl w:val="0"/>
        </w:rPr>
        <w:t xml:space="preserve">Managers save time by removing daily planning and tracking work</w:t>
        <w:br w:type="textWrapping"/>
      </w:r>
    </w:p>
    <w:p w:rsidR="00000000" w:rsidDel="00000000" w:rsidP="00000000" w:rsidRDefault="00000000" w:rsidRPr="00000000" w14:paraId="0000044B">
      <w:pPr>
        <w:numPr>
          <w:ilvl w:val="0"/>
          <w:numId w:val="4"/>
        </w:numPr>
        <w:spacing w:after="0" w:afterAutospacing="0" w:line="24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color w:val="434343"/>
          <w:rtl w:val="0"/>
        </w:rPr>
        <w:t xml:space="preserve">Farmers have more informed, effective conversations with doctors</w:t>
        <w:br w:type="textWrapping"/>
      </w:r>
    </w:p>
    <w:p w:rsidR="00000000" w:rsidDel="00000000" w:rsidP="00000000" w:rsidRDefault="00000000" w:rsidRPr="00000000" w14:paraId="0000044C">
      <w:pPr>
        <w:numPr>
          <w:ilvl w:val="0"/>
          <w:numId w:val="4"/>
        </w:numPr>
        <w:spacing w:after="0" w:afterAutospacing="0" w:line="24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color w:val="434343"/>
          <w:rtl w:val="0"/>
        </w:rPr>
        <w:t xml:space="preserve">Leadership get real-time visibility into field execution and outcomes</w:t>
        <w:br w:type="textWrapping"/>
      </w:r>
    </w:p>
    <w:p w:rsidR="00000000" w:rsidDel="00000000" w:rsidP="00000000" w:rsidRDefault="00000000" w:rsidRPr="00000000" w14:paraId="0000044D">
      <w:pPr>
        <w:numPr>
          <w:ilvl w:val="0"/>
          <w:numId w:val="4"/>
        </w:numPr>
        <w:spacing w:after="200" w:line="240" w:lineRule="auto"/>
        <w:ind w:left="720" w:hanging="360"/>
        <w:rPr>
          <w:rFonts w:ascii="Source Sans Pro" w:cs="Source Sans Pro" w:eastAsia="Source Sans Pro" w:hAnsi="Source Sans Pro"/>
          <w:color w:val="434343"/>
          <w:u w:val="none"/>
        </w:rPr>
      </w:pPr>
      <w:r w:rsidDel="00000000" w:rsidR="00000000" w:rsidRPr="00000000">
        <w:rPr>
          <w:rFonts w:ascii="Source Sans Pro" w:cs="Source Sans Pro" w:eastAsia="Source Sans Pro" w:hAnsi="Source Sans Pro"/>
          <w:color w:val="434343"/>
          <w:rtl w:val="0"/>
        </w:rPr>
        <w:t xml:space="preserve">Overall, it will drive better doctor engagement, reduce churn, and increase orders from portfolio accounts.</w:t>
      </w:r>
    </w:p>
    <w:p w:rsidR="00000000" w:rsidDel="00000000" w:rsidP="00000000" w:rsidRDefault="00000000" w:rsidRPr="00000000" w14:paraId="0000044E">
      <w:pPr>
        <w:pStyle w:val="Heading1"/>
        <w:spacing w:after="200" w:before="500" w:line="240" w:lineRule="auto"/>
        <w:rPr>
          <w:rFonts w:ascii="Montserrat" w:cs="Montserrat" w:eastAsia="Montserrat" w:hAnsi="Montserrat"/>
          <w:b w:val="1"/>
          <w:color w:val="434343"/>
          <w:sz w:val="32"/>
          <w:szCs w:val="32"/>
        </w:rPr>
      </w:pPr>
      <w:bookmarkStart w:colFirst="0" w:colLast="0" w:name="_cbzzdz5xx8he" w:id="64"/>
      <w:bookmarkEnd w:id="64"/>
      <w:r w:rsidDel="00000000" w:rsidR="00000000" w:rsidRPr="00000000">
        <w:rPr>
          <w:rFonts w:ascii="Montserrat" w:cs="Montserrat" w:eastAsia="Montserrat" w:hAnsi="Montserrat"/>
          <w:b w:val="1"/>
          <w:color w:val="434343"/>
          <w:sz w:val="32"/>
          <w:szCs w:val="32"/>
          <w:rtl w:val="0"/>
        </w:rPr>
        <w:t xml:space="preserve">Definition of success</w:t>
      </w:r>
    </w:p>
    <w:p w:rsidR="00000000" w:rsidDel="00000000" w:rsidP="00000000" w:rsidRDefault="00000000" w:rsidRPr="00000000" w14:paraId="0000044F">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450">
      <w:pPr>
        <w:pStyle w:val="Heading1"/>
        <w:spacing w:after="200" w:before="500" w:line="240" w:lineRule="auto"/>
        <w:rPr>
          <w:rFonts w:ascii="Montserrat" w:cs="Montserrat" w:eastAsia="Montserrat" w:hAnsi="Montserrat"/>
          <w:b w:val="1"/>
          <w:color w:val="434343"/>
          <w:sz w:val="32"/>
          <w:szCs w:val="32"/>
        </w:rPr>
      </w:pPr>
      <w:bookmarkStart w:colFirst="0" w:colLast="0" w:name="_ya5b9vqeez2" w:id="65"/>
      <w:bookmarkEnd w:id="65"/>
      <w:r w:rsidDel="00000000" w:rsidR="00000000" w:rsidRPr="00000000">
        <w:rPr>
          <w:rFonts w:ascii="Montserrat" w:cs="Montserrat" w:eastAsia="Montserrat" w:hAnsi="Montserrat"/>
          <w:b w:val="1"/>
          <w:color w:val="434343"/>
          <w:sz w:val="32"/>
          <w:szCs w:val="32"/>
          <w:rtl w:val="0"/>
        </w:rPr>
        <w:t xml:space="preserve">GTM</w:t>
      </w:r>
    </w:p>
    <w:p w:rsidR="00000000" w:rsidDel="00000000" w:rsidP="00000000" w:rsidRDefault="00000000" w:rsidRPr="00000000" w14:paraId="00000451">
      <w:pPr>
        <w:spacing w:after="200" w:line="240" w:lineRule="auto"/>
        <w:rPr>
          <w:rFonts w:ascii="Source Sans Pro" w:cs="Source Sans Pro" w:eastAsia="Source Sans Pro" w:hAnsi="Source Sans Pro"/>
          <w:color w:val="434343"/>
        </w:rPr>
      </w:pPr>
      <w:r w:rsidDel="00000000" w:rsidR="00000000" w:rsidRPr="00000000">
        <w:rPr>
          <w:rFonts w:ascii="Source Sans Pro" w:cs="Source Sans Pro" w:eastAsia="Source Sans Pro" w:hAnsi="Source Sans Pro"/>
          <w:color w:val="434343"/>
          <w:rtl w:val="0"/>
        </w:rPr>
        <w:t xml:space="preserve">TBD</w:t>
      </w:r>
    </w:p>
    <w:p w:rsidR="00000000" w:rsidDel="00000000" w:rsidP="00000000" w:rsidRDefault="00000000" w:rsidRPr="00000000" w14:paraId="00000452">
      <w:pPr>
        <w:pStyle w:val="Heading1"/>
        <w:spacing w:after="200" w:before="500" w:line="240" w:lineRule="auto"/>
        <w:rPr>
          <w:rFonts w:ascii="Montserrat" w:cs="Montserrat" w:eastAsia="Montserrat" w:hAnsi="Montserrat"/>
          <w:b w:val="1"/>
          <w:color w:val="434343"/>
          <w:sz w:val="32"/>
          <w:szCs w:val="32"/>
        </w:rPr>
      </w:pPr>
      <w:bookmarkStart w:colFirst="0" w:colLast="0" w:name="_w04frevklygm" w:id="66"/>
      <w:bookmarkEnd w:id="66"/>
      <w:r w:rsidDel="00000000" w:rsidR="00000000" w:rsidRPr="00000000">
        <w:rPr>
          <w:rFonts w:ascii="Montserrat" w:cs="Montserrat" w:eastAsia="Montserrat" w:hAnsi="Montserrat"/>
          <w:b w:val="1"/>
          <w:color w:val="434343"/>
          <w:sz w:val="32"/>
          <w:szCs w:val="32"/>
          <w:rtl w:val="0"/>
        </w:rPr>
        <w:t xml:space="preserve">Events Instrumentation for Analytics</w:t>
      </w:r>
    </w:p>
    <w:p w:rsidR="00000000" w:rsidDel="00000000" w:rsidP="00000000" w:rsidRDefault="00000000" w:rsidRPr="00000000" w14:paraId="00000453">
      <w:pPr>
        <w:spacing w:after="200" w:line="240" w:lineRule="auto"/>
        <w:rPr>
          <w:rFonts w:ascii="Montserrat" w:cs="Montserrat" w:eastAsia="Montserrat" w:hAnsi="Montserrat"/>
          <w:b w:val="1"/>
          <w:color w:val="ff0000"/>
          <w:sz w:val="32"/>
          <w:szCs w:val="32"/>
        </w:rPr>
      </w:pPr>
      <w:r w:rsidDel="00000000" w:rsidR="00000000" w:rsidRPr="00000000">
        <w:rPr>
          <w:rFonts w:ascii="Source Sans Pro" w:cs="Source Sans Pro" w:eastAsia="Source Sans Pro" w:hAnsi="Source Sans Pro"/>
          <w:color w:val="ff0000"/>
          <w:rtl w:val="0"/>
        </w:rPr>
        <w:t xml:space="preserve">TBD after Designs/Wireframes</w:t>
      </w:r>
      <w:r w:rsidDel="00000000" w:rsidR="00000000" w:rsidRPr="00000000">
        <w:rPr>
          <w:rtl w:val="0"/>
        </w:rPr>
      </w:r>
    </w:p>
    <w:p w:rsidR="00000000" w:rsidDel="00000000" w:rsidP="00000000" w:rsidRDefault="00000000" w:rsidRPr="00000000" w14:paraId="00000454">
      <w:pPr>
        <w:spacing w:after="200" w:line="240" w:lineRule="auto"/>
        <w:rPr>
          <w:rFonts w:ascii="Source Sans Pro" w:cs="Source Sans Pro" w:eastAsia="Source Sans Pro" w:hAnsi="Source Sans Pro"/>
          <w:color w:val="434343"/>
        </w:rPr>
      </w:pPr>
      <w:r w:rsidDel="00000000" w:rsidR="00000000" w:rsidRPr="00000000">
        <w:rPr>
          <w:rtl w:val="0"/>
        </w:rPr>
      </w:r>
    </w:p>
    <w:p w:rsidR="00000000" w:rsidDel="00000000" w:rsidP="00000000" w:rsidRDefault="00000000" w:rsidRPr="00000000" w14:paraId="00000455">
      <w:pPr>
        <w:pStyle w:val="Heading1"/>
        <w:spacing w:after="200" w:before="500" w:line="240" w:lineRule="auto"/>
        <w:rPr>
          <w:rFonts w:ascii="Montserrat" w:cs="Montserrat" w:eastAsia="Montserrat" w:hAnsi="Montserrat"/>
          <w:b w:val="1"/>
          <w:color w:val="434343"/>
          <w:sz w:val="32"/>
          <w:szCs w:val="32"/>
        </w:rPr>
      </w:pPr>
      <w:bookmarkStart w:colFirst="0" w:colLast="0" w:name="_ev5a95tpowwc" w:id="67"/>
      <w:bookmarkEnd w:id="67"/>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sectPr>
      <w:pgSz w:h="16834" w:w="11909" w:orient="portrait"/>
      <w:pgMar w:bottom="1440" w:top="1440" w:left="850.3937007874016" w:right="283.3464566929137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ahul Mohan" w:id="6" w:date="2025-07-14T12:05:32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@uday.shankar@orangehealth.in if we want to have two separate data visualisation then we can to have order completed and order cancelled since order cancelled is a part of all order (data visualisation there will be a step bar graph)</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uday.shankar@orangehealth.in_</w:t>
      </w:r>
    </w:p>
  </w:comment>
  <w:comment w:author="Uday Shankar" w:id="4" w:date="2025-07-04T14:55:21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@priyanka.y@orangehealth.in please check this as well</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priyanka.y@orangehealth.in_</w:t>
      </w:r>
    </w:p>
  </w:comment>
  <w:comment w:author="Uday Shankar" w:id="1" w:date="2025-07-04T14:23:26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@priyanka.y@orangehealth.in @vrishank.v@orangehealth.in need your inputs on defining the tags</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priyanka.y@orangehealth.in_</w:t>
      </w:r>
    </w:p>
  </w:comment>
  <w:comment w:author="Ajay Rajendran" w:id="0" w:date="2025-07-08T07:17:26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such a long list of tags? I think we should build a generalised capability to assign tags, so that we don't need to revisit. But we should start with a very small list of tags so that is it easier for farmers to adopt.</w:t>
      </w:r>
    </w:p>
  </w:comment>
  <w:comment w:author="Uday Shankar" w:id="5" w:date="2025-07-23T06:19:22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@rahul.m@orangehealth.in please refer to the below section to cover the insights part</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rahul.m@orangehealth.in_</w:t>
      </w:r>
    </w:p>
  </w:comment>
  <w:comment w:author="Uday Shankar" w:id="7" w:date="2025-07-25T05:35:50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@rahul.m@orangehealth.in benchmark for active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rahul.m@orangehealth.in_</w:t>
      </w:r>
    </w:p>
  </w:comment>
  <w:comment w:author="Ajay Rajendran" w:id="2" w:date="2025-07-08T07:22:38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the lifecycle of a tag? Does a tag get replaced or new tags are assigned or both?</w:t>
      </w:r>
    </w:p>
  </w:comment>
  <w:comment w:author="Uday Shankar" w:id="3" w:date="2025-07-08T07:29:19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Tags will be created daily, so TAT will be for one day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image" Target="media/image6.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uYB76PhP9M6SWGdf7Hh_RhjOcwm82lI60HSfwMJmFQ8/edit?gid=0#gid=0" TargetMode="Externa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